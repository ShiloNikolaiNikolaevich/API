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r w:rsidRPr="00F96261">
        <w:rPr>
          <w:sz w:val="56"/>
          <w:szCs w:val="56"/>
        </w:rPr>
        <w:t>(</w:t>
      </w:r>
      <w:r w:rsidR="00286616">
        <w:rPr>
          <w:sz w:val="56"/>
          <w:szCs w:val="56"/>
        </w:rPr>
        <w:t xml:space="preserve">Облачный сервис </w:t>
      </w:r>
      <w:r w:rsidRPr="00F96261">
        <w:rPr>
          <w:sz w:val="56"/>
          <w:szCs w:val="56"/>
        </w:rPr>
        <w:t>OrangeData)</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1912D456" w:rsidR="00171765" w:rsidRDefault="0060784E" w:rsidP="00BE780D">
      <w:pPr>
        <w:pStyle w:val="a4"/>
        <w:jc w:val="center"/>
        <w:rPr>
          <w:sz w:val="56"/>
          <w:szCs w:val="56"/>
        </w:rPr>
      </w:pPr>
      <w:r>
        <w:rPr>
          <w:sz w:val="56"/>
          <w:szCs w:val="56"/>
        </w:rPr>
        <w:t>Версия 2.2</w:t>
      </w:r>
      <w:r w:rsidR="000D0F56">
        <w:rPr>
          <w:sz w:val="56"/>
          <w:szCs w:val="56"/>
          <w:lang w:val="en-US"/>
        </w:rPr>
        <w:t>8</w:t>
      </w:r>
      <w:r>
        <w:rPr>
          <w:sz w:val="56"/>
          <w:szCs w:val="56"/>
        </w:rPr>
        <w:t>.</w:t>
      </w:r>
      <w:r w:rsidR="00D3414D">
        <w:rPr>
          <w:sz w:val="56"/>
          <w:szCs w:val="56"/>
          <w:lang w:val="en-US"/>
        </w:rPr>
        <w:t>2</w:t>
      </w:r>
      <w:r>
        <w:rPr>
          <w:sz w:val="56"/>
          <w:szCs w:val="56"/>
        </w:rPr>
        <w:t xml:space="preserve"> от </w:t>
      </w:r>
      <w:r w:rsidR="00D3414D">
        <w:rPr>
          <w:sz w:val="56"/>
          <w:szCs w:val="56"/>
          <w:lang w:val="en-US"/>
        </w:rPr>
        <w:t>26.02.2022</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24F814B" w14:textId="55506823" w:rsidR="00B23B83" w:rsidRDefault="00705CE0">
      <w:pPr>
        <w:pStyle w:val="16"/>
        <w:tabs>
          <w:tab w:val="right" w:leader="dot" w:pos="10762"/>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1. Общее описание</w:t>
        </w:r>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CE4C3D">
          <w:rPr>
            <w:noProof/>
            <w:webHidden/>
          </w:rPr>
          <w:t>5</w:t>
        </w:r>
        <w:r w:rsidR="00B23B83">
          <w:rPr>
            <w:noProof/>
            <w:webHidden/>
          </w:rPr>
          <w:fldChar w:fldCharType="end"/>
        </w:r>
      </w:hyperlink>
    </w:p>
    <w:p w14:paraId="2F1FE254" w14:textId="14A0E4CA" w:rsidR="00B23B83" w:rsidRDefault="00CE4C3D">
      <w:pPr>
        <w:pStyle w:val="22"/>
        <w:tabs>
          <w:tab w:val="right" w:leader="dot" w:pos="10762"/>
        </w:tabs>
        <w:rPr>
          <w:rFonts w:eastAsiaTheme="minorEastAsia"/>
          <w:noProof/>
          <w:lang w:eastAsia="ru-RU"/>
        </w:rPr>
      </w:pPr>
      <w:hyperlink w:anchor="_Toc80026460" w:history="1">
        <w:r w:rsidR="00B23B83" w:rsidRPr="00AC698F">
          <w:rPr>
            <w:rStyle w:val="a5"/>
            <w:noProof/>
          </w:rPr>
          <w:t>1.1. Основная информация</w:t>
        </w:r>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Pr>
            <w:noProof/>
            <w:webHidden/>
          </w:rPr>
          <w:t>5</w:t>
        </w:r>
        <w:r w:rsidR="00B23B83">
          <w:rPr>
            <w:noProof/>
            <w:webHidden/>
          </w:rPr>
          <w:fldChar w:fldCharType="end"/>
        </w:r>
      </w:hyperlink>
    </w:p>
    <w:p w14:paraId="753A8BD0" w14:textId="546E1392" w:rsidR="00B23B83" w:rsidRDefault="00CE4C3D">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Подключение к </w:t>
        </w:r>
        <w:r w:rsidR="00B23B83" w:rsidRPr="00AC698F">
          <w:rPr>
            <w:rStyle w:val="a5"/>
            <w:noProof/>
            <w:lang w:val="en-US"/>
          </w:rPr>
          <w:t>Orange</w:t>
        </w:r>
        <w:r w:rsidR="00B23B83" w:rsidRPr="00AC698F">
          <w:rPr>
            <w:rStyle w:val="a5"/>
            <w:noProof/>
          </w:rPr>
          <w:t xml:space="preserve"> </w:t>
        </w:r>
        <w:r w:rsidR="00B23B83" w:rsidRPr="00AC698F">
          <w:rPr>
            <w:rStyle w:val="a5"/>
            <w:noProof/>
            <w:lang w:val="en-US"/>
          </w:rPr>
          <w:t>data</w:t>
        </w:r>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Pr>
            <w:noProof/>
            <w:webHidden/>
          </w:rPr>
          <w:t>8</w:t>
        </w:r>
        <w:r w:rsidR="00B23B83">
          <w:rPr>
            <w:noProof/>
            <w:webHidden/>
          </w:rPr>
          <w:fldChar w:fldCharType="end"/>
        </w:r>
      </w:hyperlink>
    </w:p>
    <w:p w14:paraId="6212A435" w14:textId="79D93FB1" w:rsidR="00B23B83" w:rsidRDefault="00CE4C3D">
      <w:pPr>
        <w:pStyle w:val="32"/>
        <w:tabs>
          <w:tab w:val="right" w:leader="dot" w:pos="10762"/>
        </w:tabs>
        <w:rPr>
          <w:rFonts w:cstheme="minorBidi"/>
          <w:noProof/>
          <w:sz w:val="22"/>
          <w:szCs w:val="22"/>
        </w:rPr>
      </w:pPr>
      <w:hyperlink w:anchor="_Toc80026462" w:history="1">
        <w:r w:rsidR="00B23B83" w:rsidRPr="00AC698F">
          <w:rPr>
            <w:rStyle w:val="a5"/>
            <w:noProof/>
          </w:rPr>
          <w:t>1.2.1. Две тестовые среды</w:t>
        </w:r>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Pr>
            <w:noProof/>
            <w:webHidden/>
          </w:rPr>
          <w:t>8</w:t>
        </w:r>
        <w:r w:rsidR="00B23B83">
          <w:rPr>
            <w:noProof/>
            <w:webHidden/>
          </w:rPr>
          <w:fldChar w:fldCharType="end"/>
        </w:r>
      </w:hyperlink>
    </w:p>
    <w:p w14:paraId="00326E3C" w14:textId="192C12B9" w:rsidR="00B23B83" w:rsidRDefault="00CE4C3D">
      <w:pPr>
        <w:pStyle w:val="32"/>
        <w:tabs>
          <w:tab w:val="right" w:leader="dot" w:pos="10762"/>
        </w:tabs>
        <w:rPr>
          <w:rFonts w:cstheme="minorBidi"/>
          <w:noProof/>
          <w:sz w:val="22"/>
          <w:szCs w:val="22"/>
        </w:rPr>
      </w:pPr>
      <w:hyperlink w:anchor="_Toc80026463" w:history="1">
        <w:r w:rsidR="00B23B83" w:rsidRPr="00AC698F">
          <w:rPr>
            <w:rStyle w:val="a5"/>
            <w:noProof/>
          </w:rPr>
          <w:t>1.2.2. Производственная среда</w:t>
        </w:r>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Pr>
            <w:noProof/>
            <w:webHidden/>
          </w:rPr>
          <w:t>10</w:t>
        </w:r>
        <w:r w:rsidR="00B23B83">
          <w:rPr>
            <w:noProof/>
            <w:webHidden/>
          </w:rPr>
          <w:fldChar w:fldCharType="end"/>
        </w:r>
      </w:hyperlink>
    </w:p>
    <w:p w14:paraId="29BB9345" w14:textId="2E418285" w:rsidR="00B23B83" w:rsidRDefault="00CE4C3D">
      <w:pPr>
        <w:pStyle w:val="32"/>
        <w:tabs>
          <w:tab w:val="right" w:leader="dot" w:pos="10762"/>
        </w:tabs>
        <w:rPr>
          <w:rFonts w:cstheme="minorBidi"/>
          <w:noProof/>
          <w:sz w:val="22"/>
          <w:szCs w:val="22"/>
        </w:rPr>
      </w:pPr>
      <w:hyperlink w:anchor="_Toc80026464" w:history="1">
        <w:r w:rsidR="00B23B83" w:rsidRPr="00AC698F">
          <w:rPr>
            <w:rStyle w:val="a5"/>
            <w:noProof/>
          </w:rPr>
          <w:t>1.2.3. Безопасность</w:t>
        </w:r>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Pr>
            <w:noProof/>
            <w:webHidden/>
          </w:rPr>
          <w:t>10</w:t>
        </w:r>
        <w:r w:rsidR="00B23B83">
          <w:rPr>
            <w:noProof/>
            <w:webHidden/>
          </w:rPr>
          <w:fldChar w:fldCharType="end"/>
        </w:r>
      </w:hyperlink>
    </w:p>
    <w:p w14:paraId="1C0D7CA3" w14:textId="58F2E31A" w:rsidR="00B23B83" w:rsidRDefault="00CE4C3D">
      <w:pPr>
        <w:pStyle w:val="32"/>
        <w:tabs>
          <w:tab w:val="right" w:leader="dot" w:pos="10762"/>
        </w:tabs>
        <w:rPr>
          <w:rFonts w:cstheme="minorBidi"/>
          <w:noProof/>
          <w:sz w:val="22"/>
          <w:szCs w:val="22"/>
        </w:rPr>
      </w:pPr>
      <w:hyperlink w:anchor="_Toc80026465" w:history="1">
        <w:r w:rsidR="00B23B83" w:rsidRPr="00AC698F">
          <w:rPr>
            <w:rStyle w:val="a5"/>
            <w:noProof/>
          </w:rPr>
          <w:t xml:space="preserve">1.2.4. Сертификат </w:t>
        </w:r>
        <w:r w:rsidR="00B23B83" w:rsidRPr="00AC698F">
          <w:rPr>
            <w:rStyle w:val="a5"/>
            <w:noProof/>
            <w:lang w:val="en-US"/>
          </w:rPr>
          <w:t>SSL</w:t>
        </w:r>
        <w:r w:rsidR="00B23B83" w:rsidRPr="00AC698F">
          <w:rPr>
            <w:rStyle w:val="a5"/>
            <w:noProof/>
          </w:rPr>
          <w:t xml:space="preserve"> и ключи для</w:t>
        </w:r>
        <w:r w:rsidR="00B23B83" w:rsidRPr="00AC698F">
          <w:rPr>
            <w:rStyle w:val="a5"/>
            <w:noProof/>
            <w:lang w:val="en-US"/>
          </w:rPr>
          <w:t> </w:t>
        </w:r>
        <w:r w:rsidR="00B23B83" w:rsidRPr="00AC698F">
          <w:rPr>
            <w:rStyle w:val="a5"/>
            <w:noProof/>
          </w:rPr>
          <w:t>тестовой среды</w:t>
        </w:r>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Pr>
            <w:noProof/>
            <w:webHidden/>
          </w:rPr>
          <w:t>11</w:t>
        </w:r>
        <w:r w:rsidR="00B23B83">
          <w:rPr>
            <w:noProof/>
            <w:webHidden/>
          </w:rPr>
          <w:fldChar w:fldCharType="end"/>
        </w:r>
      </w:hyperlink>
    </w:p>
    <w:p w14:paraId="4C732E6A" w14:textId="3A9849C0" w:rsidR="00B23B83" w:rsidRDefault="00CE4C3D">
      <w:pPr>
        <w:pStyle w:val="32"/>
        <w:tabs>
          <w:tab w:val="right" w:leader="dot" w:pos="10762"/>
        </w:tabs>
        <w:rPr>
          <w:rFonts w:cstheme="minorBidi"/>
          <w:noProof/>
          <w:sz w:val="22"/>
          <w:szCs w:val="22"/>
        </w:rPr>
      </w:pPr>
      <w:hyperlink w:anchor="_Toc80026466" w:history="1">
        <w:r w:rsidR="00B23B83" w:rsidRPr="00AC698F">
          <w:rPr>
            <w:rStyle w:val="a5"/>
            <w:noProof/>
          </w:rPr>
          <w:t>1.2.5. Подписание тела запроса</w:t>
        </w:r>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Pr>
            <w:noProof/>
            <w:webHidden/>
          </w:rPr>
          <w:t>12</w:t>
        </w:r>
        <w:r w:rsidR="00B23B83">
          <w:rPr>
            <w:noProof/>
            <w:webHidden/>
          </w:rPr>
          <w:fldChar w:fldCharType="end"/>
        </w:r>
      </w:hyperlink>
    </w:p>
    <w:p w14:paraId="79C870FF" w14:textId="68A6EF9E" w:rsidR="00B23B83" w:rsidRDefault="00CE4C3D">
      <w:pPr>
        <w:pStyle w:val="32"/>
        <w:tabs>
          <w:tab w:val="right" w:leader="dot" w:pos="10762"/>
        </w:tabs>
        <w:rPr>
          <w:rFonts w:cstheme="minorBidi"/>
          <w:noProof/>
          <w:sz w:val="22"/>
          <w:szCs w:val="22"/>
        </w:rPr>
      </w:pPr>
      <w:hyperlink w:anchor="_Toc80026467" w:history="1">
        <w:r w:rsidR="00B23B83" w:rsidRPr="00AC698F">
          <w:rPr>
            <w:rStyle w:val="a5"/>
            <w:noProof/>
          </w:rPr>
          <w:t>1.2.6. Формат сообщения и кодировка текста</w:t>
        </w:r>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Pr>
            <w:noProof/>
            <w:webHidden/>
          </w:rPr>
          <w:t>12</w:t>
        </w:r>
        <w:r w:rsidR="00B23B83">
          <w:rPr>
            <w:noProof/>
            <w:webHidden/>
          </w:rPr>
          <w:fldChar w:fldCharType="end"/>
        </w:r>
      </w:hyperlink>
    </w:p>
    <w:p w14:paraId="19A3D456" w14:textId="78AC041E" w:rsidR="00B23B83" w:rsidRDefault="00CE4C3D">
      <w:pPr>
        <w:pStyle w:val="22"/>
        <w:tabs>
          <w:tab w:val="right" w:leader="dot" w:pos="10762"/>
        </w:tabs>
        <w:rPr>
          <w:rFonts w:eastAsiaTheme="minorEastAsia"/>
          <w:noProof/>
          <w:lang w:eastAsia="ru-RU"/>
        </w:rPr>
      </w:pPr>
      <w:hyperlink w:anchor="_Toc80026468" w:history="1">
        <w:r w:rsidR="00B23B83" w:rsidRPr="00AC698F">
          <w:rPr>
            <w:rStyle w:val="a5"/>
            <w:noProof/>
          </w:rPr>
          <w:t>1.3. Запрос с примером подписи</w:t>
        </w:r>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Pr>
            <w:noProof/>
            <w:webHidden/>
          </w:rPr>
          <w:t>13</w:t>
        </w:r>
        <w:r w:rsidR="00B23B83">
          <w:rPr>
            <w:noProof/>
            <w:webHidden/>
          </w:rPr>
          <w:fldChar w:fldCharType="end"/>
        </w:r>
      </w:hyperlink>
    </w:p>
    <w:p w14:paraId="3D1597B9" w14:textId="10E9B9F3" w:rsidR="00B23B83" w:rsidRDefault="00CE4C3D">
      <w:pPr>
        <w:pStyle w:val="22"/>
        <w:tabs>
          <w:tab w:val="right" w:leader="dot" w:pos="10762"/>
        </w:tabs>
        <w:rPr>
          <w:rFonts w:eastAsiaTheme="minorEastAsia"/>
          <w:noProof/>
          <w:lang w:eastAsia="ru-RU"/>
        </w:rPr>
      </w:pPr>
      <w:hyperlink w:anchor="_Toc80026469" w:history="1">
        <w:r w:rsidR="00B23B83" w:rsidRPr="00AC698F">
          <w:rPr>
            <w:rStyle w:val="a5"/>
            <w:noProof/>
          </w:rPr>
          <w:t>1.4. Тестирование API с применением Postman и Signature Generator.</w:t>
        </w:r>
        <w:r w:rsidR="00B23B83">
          <w:rPr>
            <w:noProof/>
            <w:webHidden/>
          </w:rPr>
          <w:tab/>
        </w:r>
        <w:r w:rsidR="00B23B83">
          <w:rPr>
            <w:noProof/>
            <w:webHidden/>
          </w:rPr>
          <w:fldChar w:fldCharType="begin"/>
        </w:r>
        <w:r w:rsidR="00B23B83">
          <w:rPr>
            <w:noProof/>
            <w:webHidden/>
          </w:rPr>
          <w:instrText xml:space="preserve"> PAGEREF _Toc80026469 \h </w:instrText>
        </w:r>
        <w:r w:rsidR="00B23B83">
          <w:rPr>
            <w:noProof/>
            <w:webHidden/>
          </w:rPr>
        </w:r>
        <w:r w:rsidR="00B23B83">
          <w:rPr>
            <w:noProof/>
            <w:webHidden/>
          </w:rPr>
          <w:fldChar w:fldCharType="separate"/>
        </w:r>
        <w:r>
          <w:rPr>
            <w:noProof/>
            <w:webHidden/>
          </w:rPr>
          <w:t>18</w:t>
        </w:r>
        <w:r w:rsidR="00B23B83">
          <w:rPr>
            <w:noProof/>
            <w:webHidden/>
          </w:rPr>
          <w:fldChar w:fldCharType="end"/>
        </w:r>
      </w:hyperlink>
    </w:p>
    <w:p w14:paraId="006A5BB1" w14:textId="21097EB9" w:rsidR="00B23B83" w:rsidRDefault="00CE4C3D">
      <w:pPr>
        <w:pStyle w:val="16"/>
        <w:tabs>
          <w:tab w:val="right" w:leader="dot" w:pos="10762"/>
        </w:tabs>
        <w:rPr>
          <w:rFonts w:eastAsiaTheme="minorEastAsia"/>
          <w:noProof/>
          <w:lang w:eastAsia="ru-RU"/>
        </w:rPr>
      </w:pPr>
      <w:hyperlink w:anchor="_Toc80026470" w:history="1">
        <w:r w:rsidR="00B23B83" w:rsidRPr="00AC698F">
          <w:rPr>
            <w:rStyle w:val="a5"/>
            <w:noProof/>
          </w:rPr>
          <w:t>2. Запросы</w:t>
        </w:r>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Pr>
            <w:noProof/>
            <w:webHidden/>
          </w:rPr>
          <w:t>19</w:t>
        </w:r>
        <w:r w:rsidR="00B23B83">
          <w:rPr>
            <w:noProof/>
            <w:webHidden/>
          </w:rPr>
          <w:fldChar w:fldCharType="end"/>
        </w:r>
      </w:hyperlink>
    </w:p>
    <w:p w14:paraId="0B4C53B8" w14:textId="28D5F8E8" w:rsidR="00B23B83" w:rsidRDefault="00CE4C3D">
      <w:pPr>
        <w:pStyle w:val="22"/>
        <w:tabs>
          <w:tab w:val="right" w:leader="dot" w:pos="10762"/>
        </w:tabs>
        <w:rPr>
          <w:rFonts w:eastAsiaTheme="minorEastAsia"/>
          <w:noProof/>
          <w:lang w:eastAsia="ru-RU"/>
        </w:rPr>
      </w:pPr>
      <w:hyperlink w:anchor="_Toc80026471" w:history="1">
        <w:r w:rsidR="00B23B83" w:rsidRPr="00AC698F">
          <w:rPr>
            <w:rStyle w:val="a5"/>
            <w:noProof/>
          </w:rPr>
          <w:t>2.1 Создание чека</w:t>
        </w:r>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Pr>
            <w:noProof/>
            <w:webHidden/>
          </w:rPr>
          <w:t>19</w:t>
        </w:r>
        <w:r w:rsidR="00B23B83">
          <w:rPr>
            <w:noProof/>
            <w:webHidden/>
          </w:rPr>
          <w:fldChar w:fldCharType="end"/>
        </w:r>
      </w:hyperlink>
    </w:p>
    <w:p w14:paraId="0A347917" w14:textId="143FB657" w:rsidR="00B23B83" w:rsidRDefault="00CE4C3D">
      <w:pPr>
        <w:pStyle w:val="32"/>
        <w:tabs>
          <w:tab w:val="right" w:leader="dot" w:pos="10762"/>
        </w:tabs>
        <w:rPr>
          <w:rFonts w:cstheme="minorBidi"/>
          <w:noProof/>
          <w:sz w:val="22"/>
          <w:szCs w:val="22"/>
        </w:rPr>
      </w:pPr>
      <w:hyperlink w:anchor="_Toc80026472" w:history="1">
        <w:r w:rsidR="00B23B83" w:rsidRPr="00AC698F">
          <w:rPr>
            <w:rStyle w:val="a5"/>
            <w:noProof/>
          </w:rPr>
          <w:t>2.1.1 Тело запроса</w:t>
        </w:r>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Pr>
            <w:noProof/>
            <w:webHidden/>
          </w:rPr>
          <w:t>20</w:t>
        </w:r>
        <w:r w:rsidR="00B23B83">
          <w:rPr>
            <w:noProof/>
            <w:webHidden/>
          </w:rPr>
          <w:fldChar w:fldCharType="end"/>
        </w:r>
      </w:hyperlink>
    </w:p>
    <w:p w14:paraId="1A160BA9" w14:textId="5115B647" w:rsidR="00B23B83" w:rsidRDefault="00CE4C3D">
      <w:pPr>
        <w:pStyle w:val="42"/>
        <w:tabs>
          <w:tab w:val="right" w:leader="dot" w:pos="10762"/>
        </w:tabs>
        <w:rPr>
          <w:rFonts w:eastAsiaTheme="minorEastAsia"/>
          <w:noProof/>
          <w:lang w:eastAsia="ru-RU"/>
        </w:rPr>
      </w:pPr>
      <w:hyperlink w:anchor="_Toc80026473" w:history="1">
        <w:r w:rsidR="00B23B83" w:rsidRPr="00AC698F">
          <w:rPr>
            <w:rStyle w:val="a5"/>
            <w:rFonts w:cs="Arial"/>
            <w:noProof/>
          </w:rPr>
          <w:t>2.1.1.1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Pr>
            <w:noProof/>
            <w:webHidden/>
          </w:rPr>
          <w:t>21</w:t>
        </w:r>
        <w:r w:rsidR="00B23B83">
          <w:rPr>
            <w:noProof/>
            <w:webHidden/>
          </w:rPr>
          <w:fldChar w:fldCharType="end"/>
        </w:r>
      </w:hyperlink>
    </w:p>
    <w:p w14:paraId="5ACA193D" w14:textId="7D122BFF" w:rsidR="00B23B83" w:rsidRDefault="00CE4C3D">
      <w:pPr>
        <w:pStyle w:val="42"/>
        <w:tabs>
          <w:tab w:val="right" w:leader="dot" w:pos="10762"/>
        </w:tabs>
        <w:rPr>
          <w:rFonts w:eastAsiaTheme="minorEastAsia"/>
          <w:noProof/>
          <w:lang w:eastAsia="ru-RU"/>
        </w:rPr>
      </w:pPr>
      <w:hyperlink w:anchor="_Toc80026474" w:history="1">
        <w:r w:rsidR="00B23B83" w:rsidRPr="00AC698F">
          <w:rPr>
            <w:rStyle w:val="a5"/>
            <w:rFonts w:cs="Arial"/>
            <w:noProof/>
          </w:rPr>
          <w:t>2.1.1.2</w:t>
        </w:r>
        <w:r w:rsidR="00B23B83" w:rsidRPr="00AC698F">
          <w:rPr>
            <w:rStyle w:val="a5"/>
            <w:noProof/>
          </w:rPr>
          <w:t xml:space="preserve"> Предмет расчета</w:t>
        </w:r>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Pr>
            <w:noProof/>
            <w:webHidden/>
          </w:rPr>
          <w:t>28</w:t>
        </w:r>
        <w:r w:rsidR="00B23B83">
          <w:rPr>
            <w:noProof/>
            <w:webHidden/>
          </w:rPr>
          <w:fldChar w:fldCharType="end"/>
        </w:r>
      </w:hyperlink>
    </w:p>
    <w:p w14:paraId="16371C41" w14:textId="0DB263AA" w:rsidR="00B23B83" w:rsidRDefault="00CE4C3D">
      <w:pPr>
        <w:pStyle w:val="42"/>
        <w:tabs>
          <w:tab w:val="right" w:leader="dot" w:pos="10762"/>
        </w:tabs>
        <w:rPr>
          <w:rFonts w:eastAsiaTheme="minorEastAsia"/>
          <w:noProof/>
          <w:lang w:eastAsia="ru-RU"/>
        </w:rPr>
      </w:pPr>
      <w:hyperlink w:anchor="_Toc80026475" w:history="1">
        <w:r w:rsidR="00B23B83" w:rsidRPr="00AC698F">
          <w:rPr>
            <w:rStyle w:val="a5"/>
            <w:rFonts w:cs="Arial"/>
            <w:noProof/>
          </w:rPr>
          <w:t>2.1.1.3</w:t>
        </w:r>
        <w:r w:rsidR="00B23B83" w:rsidRPr="00AC698F">
          <w:rPr>
            <w:rStyle w:val="a5"/>
            <w:noProof/>
          </w:rPr>
          <w:t xml:space="preserve"> Параметры закрытия чека</w:t>
        </w:r>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Pr>
            <w:noProof/>
            <w:webHidden/>
          </w:rPr>
          <w:t>40</w:t>
        </w:r>
        <w:r w:rsidR="00B23B83">
          <w:rPr>
            <w:noProof/>
            <w:webHidden/>
          </w:rPr>
          <w:fldChar w:fldCharType="end"/>
        </w:r>
      </w:hyperlink>
    </w:p>
    <w:p w14:paraId="5B43B8BC" w14:textId="53B7692D" w:rsidR="00B23B83" w:rsidRDefault="00CE4C3D">
      <w:pPr>
        <w:pStyle w:val="42"/>
        <w:tabs>
          <w:tab w:val="right" w:leader="dot" w:pos="10762"/>
        </w:tabs>
        <w:rPr>
          <w:rFonts w:eastAsiaTheme="minorEastAsia"/>
          <w:noProof/>
          <w:lang w:eastAsia="ru-RU"/>
        </w:rPr>
      </w:pPr>
      <w:hyperlink w:anchor="_Toc80026476" w:history="1">
        <w:r w:rsidR="00B23B83" w:rsidRPr="00AC698F">
          <w:rPr>
            <w:rStyle w:val="a5"/>
            <w:rFonts w:cs="Arial"/>
            <w:noProof/>
          </w:rPr>
          <w:t>2.1.1.</w:t>
        </w:r>
        <w:r w:rsidR="00B23B83" w:rsidRPr="00AC698F">
          <w:rPr>
            <w:rStyle w:val="a5"/>
            <w:rFonts w:cs="Arial"/>
            <w:noProof/>
            <w:lang w:val="en-US"/>
          </w:rPr>
          <w:t>4</w:t>
        </w:r>
        <w:r w:rsidR="00B23B83" w:rsidRPr="00AC698F">
          <w:rPr>
            <w:rStyle w:val="a5"/>
            <w:noProof/>
          </w:rPr>
          <w:t xml:space="preserve"> Оплата</w:t>
        </w:r>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Pr>
            <w:noProof/>
            <w:webHidden/>
          </w:rPr>
          <w:t>40</w:t>
        </w:r>
        <w:r w:rsidR="00B23B83">
          <w:rPr>
            <w:noProof/>
            <w:webHidden/>
          </w:rPr>
          <w:fldChar w:fldCharType="end"/>
        </w:r>
      </w:hyperlink>
    </w:p>
    <w:p w14:paraId="5012FD4E" w14:textId="791F54AE" w:rsidR="00B23B83" w:rsidRDefault="00CE4C3D">
      <w:pPr>
        <w:pStyle w:val="42"/>
        <w:tabs>
          <w:tab w:val="right" w:leader="dot" w:pos="10762"/>
        </w:tabs>
        <w:rPr>
          <w:rFonts w:eastAsiaTheme="minorEastAsia"/>
          <w:noProof/>
          <w:lang w:eastAsia="ru-RU"/>
        </w:rPr>
      </w:pPr>
      <w:hyperlink w:anchor="_Toc80026477" w:history="1">
        <w:r w:rsidR="00B23B83" w:rsidRPr="00AC698F">
          <w:rPr>
            <w:rStyle w:val="a5"/>
            <w:rFonts w:cs="Arial"/>
            <w:noProof/>
          </w:rPr>
          <w:t>2.1.1.</w:t>
        </w:r>
        <w:r w:rsidR="00B23B83" w:rsidRPr="00AC698F">
          <w:rPr>
            <w:rStyle w:val="a5"/>
            <w:rFonts w:cs="Arial"/>
            <w:noProof/>
            <w:lang w:val="en-US"/>
          </w:rPr>
          <w:t>5</w:t>
        </w:r>
        <w:r w:rsidR="00B23B83" w:rsidRPr="00AC698F">
          <w:rPr>
            <w:rStyle w:val="a5"/>
            <w:noProof/>
          </w:rPr>
          <w:t xml:space="preserve"> Дополнительный реквизит пользователя</w:t>
        </w:r>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Pr>
            <w:noProof/>
            <w:webHidden/>
          </w:rPr>
          <w:t>41</w:t>
        </w:r>
        <w:r w:rsidR="00B23B83">
          <w:rPr>
            <w:noProof/>
            <w:webHidden/>
          </w:rPr>
          <w:fldChar w:fldCharType="end"/>
        </w:r>
      </w:hyperlink>
    </w:p>
    <w:p w14:paraId="038C8097" w14:textId="385194AD" w:rsidR="00B23B83" w:rsidRDefault="00CE4C3D">
      <w:pPr>
        <w:pStyle w:val="42"/>
        <w:tabs>
          <w:tab w:val="right" w:leader="dot" w:pos="10762"/>
        </w:tabs>
        <w:rPr>
          <w:rFonts w:eastAsiaTheme="minorEastAsia"/>
          <w:noProof/>
          <w:lang w:eastAsia="ru-RU"/>
        </w:rPr>
      </w:pPr>
      <w:hyperlink w:anchor="_Toc80026478" w:history="1">
        <w:r w:rsidR="00B23B83" w:rsidRPr="00AC698F">
          <w:rPr>
            <w:rStyle w:val="a5"/>
            <w:rFonts w:cs="Arial"/>
            <w:noProof/>
          </w:rPr>
          <w:t>2.1.1.6</w:t>
        </w:r>
        <w:r w:rsidR="00B23B83" w:rsidRPr="00AC698F">
          <w:rPr>
            <w:rStyle w:val="a5"/>
            <w:noProof/>
          </w:rPr>
          <w:t xml:space="preserve"> Данные поставщика</w:t>
        </w:r>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Pr>
            <w:noProof/>
            <w:webHidden/>
          </w:rPr>
          <w:t>41</w:t>
        </w:r>
        <w:r w:rsidR="00B23B83">
          <w:rPr>
            <w:noProof/>
            <w:webHidden/>
          </w:rPr>
          <w:fldChar w:fldCharType="end"/>
        </w:r>
      </w:hyperlink>
    </w:p>
    <w:p w14:paraId="402DDFDF" w14:textId="72CAEAB4" w:rsidR="00B23B83" w:rsidRDefault="00CE4C3D">
      <w:pPr>
        <w:pStyle w:val="42"/>
        <w:tabs>
          <w:tab w:val="right" w:leader="dot" w:pos="10762"/>
        </w:tabs>
        <w:rPr>
          <w:rFonts w:eastAsiaTheme="minorEastAsia"/>
          <w:noProof/>
          <w:lang w:eastAsia="ru-RU"/>
        </w:rPr>
      </w:pPr>
      <w:hyperlink w:anchor="_Toc80026479" w:history="1">
        <w:r w:rsidR="00B23B83" w:rsidRPr="00AC698F">
          <w:rPr>
            <w:rStyle w:val="a5"/>
            <w:rFonts w:cs="Arial"/>
            <w:noProof/>
          </w:rPr>
          <w:t>2.1.1.7</w:t>
        </w:r>
        <w:r w:rsidR="00B23B83" w:rsidRPr="00AC698F">
          <w:rPr>
            <w:rStyle w:val="a5"/>
            <w:noProof/>
          </w:rPr>
          <w:t xml:space="preserve"> Данные агента</w:t>
        </w:r>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Pr>
            <w:noProof/>
            <w:webHidden/>
          </w:rPr>
          <w:t>42</w:t>
        </w:r>
        <w:r w:rsidR="00B23B83">
          <w:rPr>
            <w:noProof/>
            <w:webHidden/>
          </w:rPr>
          <w:fldChar w:fldCharType="end"/>
        </w:r>
      </w:hyperlink>
    </w:p>
    <w:p w14:paraId="3AF23EA3" w14:textId="50D756EE" w:rsidR="00B23B83" w:rsidRDefault="00CE4C3D">
      <w:pPr>
        <w:pStyle w:val="42"/>
        <w:tabs>
          <w:tab w:val="right" w:leader="dot" w:pos="10762"/>
        </w:tabs>
        <w:rPr>
          <w:rFonts w:eastAsiaTheme="minorEastAsia"/>
          <w:noProof/>
          <w:lang w:eastAsia="ru-RU"/>
        </w:rPr>
      </w:pPr>
      <w:hyperlink w:anchor="_Toc80026480" w:history="1">
        <w:r w:rsidR="00B23B83" w:rsidRPr="00AC698F">
          <w:rPr>
            <w:rStyle w:val="a5"/>
            <w:rFonts w:cs="Arial"/>
            <w:noProof/>
          </w:rPr>
          <w:t>2.1.1.</w:t>
        </w:r>
        <w:r w:rsidR="00B23B83" w:rsidRPr="00AC698F">
          <w:rPr>
            <w:rStyle w:val="a5"/>
            <w:rFonts w:cs="Arial"/>
            <w:noProof/>
            <w:lang w:val="en-US"/>
          </w:rPr>
          <w:t>8</w:t>
        </w:r>
        <w:r w:rsidR="00B23B83" w:rsidRPr="00AC698F">
          <w:rPr>
            <w:rStyle w:val="a5"/>
            <w:noProof/>
          </w:rPr>
          <w:t xml:space="preserve"> Сведения о покупателе (клиенте)</w:t>
        </w:r>
        <w:r w:rsidR="00B23B83" w:rsidRPr="00AC698F">
          <w:rPr>
            <w:rStyle w:val="a5"/>
            <w:noProof/>
            <w:lang w:val="en-US"/>
          </w:rPr>
          <w:t>, 1256</w:t>
        </w:r>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Pr>
            <w:noProof/>
            <w:webHidden/>
          </w:rPr>
          <w:t>42</w:t>
        </w:r>
        <w:r w:rsidR="00B23B83">
          <w:rPr>
            <w:noProof/>
            <w:webHidden/>
          </w:rPr>
          <w:fldChar w:fldCharType="end"/>
        </w:r>
      </w:hyperlink>
    </w:p>
    <w:p w14:paraId="7A59B7C5" w14:textId="25078E07" w:rsidR="00B23B83" w:rsidRDefault="00CE4C3D">
      <w:pPr>
        <w:pStyle w:val="42"/>
        <w:tabs>
          <w:tab w:val="right" w:leader="dot" w:pos="10762"/>
        </w:tabs>
        <w:rPr>
          <w:rFonts w:eastAsiaTheme="minorEastAsia"/>
          <w:noProof/>
          <w:lang w:eastAsia="ru-RU"/>
        </w:rPr>
      </w:pPr>
      <w:hyperlink w:anchor="_Toc80026481" w:history="1">
        <w:r w:rsidR="00B23B83" w:rsidRPr="00AC698F">
          <w:rPr>
            <w:rStyle w:val="a5"/>
            <w:rFonts w:cs="Arial"/>
            <w:noProof/>
          </w:rPr>
          <w:t>2.1.1.</w:t>
        </w:r>
        <w:r w:rsidR="00B23B83" w:rsidRPr="00AC698F">
          <w:rPr>
            <w:rStyle w:val="a5"/>
            <w:rFonts w:cs="Arial"/>
            <w:noProof/>
            <w:lang w:val="en-US"/>
          </w:rPr>
          <w:t>9</w:t>
        </w:r>
        <w:r w:rsidR="00B23B83" w:rsidRPr="00AC698F">
          <w:rPr>
            <w:rStyle w:val="a5"/>
            <w:noProof/>
          </w:rPr>
          <w:t xml:space="preserve"> Операционный реквизит чека</w:t>
        </w:r>
        <w:r w:rsidR="00B23B83" w:rsidRPr="00AC698F">
          <w:rPr>
            <w:rStyle w:val="a5"/>
            <w:noProof/>
            <w:lang w:val="en-US"/>
          </w:rPr>
          <w:t>, 1270</w:t>
        </w:r>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Pr>
            <w:noProof/>
            <w:webHidden/>
          </w:rPr>
          <w:t>43</w:t>
        </w:r>
        <w:r w:rsidR="00B23B83">
          <w:rPr>
            <w:noProof/>
            <w:webHidden/>
          </w:rPr>
          <w:fldChar w:fldCharType="end"/>
        </w:r>
      </w:hyperlink>
    </w:p>
    <w:p w14:paraId="5EEC087C" w14:textId="3EB06065" w:rsidR="00B23B83" w:rsidRDefault="00CE4C3D">
      <w:pPr>
        <w:pStyle w:val="42"/>
        <w:tabs>
          <w:tab w:val="right" w:leader="dot" w:pos="10762"/>
        </w:tabs>
        <w:rPr>
          <w:rFonts w:eastAsiaTheme="minorEastAsia"/>
          <w:noProof/>
          <w:lang w:eastAsia="ru-RU"/>
        </w:rPr>
      </w:pPr>
      <w:hyperlink w:anchor="_Toc80026482" w:history="1">
        <w:r w:rsidR="00B23B83" w:rsidRPr="00AC698F">
          <w:rPr>
            <w:rStyle w:val="a5"/>
            <w:rFonts w:cs="Arial"/>
            <w:noProof/>
          </w:rPr>
          <w:t>2.1.1.</w:t>
        </w:r>
        <w:r w:rsidR="00B23B83" w:rsidRPr="00AC698F">
          <w:rPr>
            <w:rStyle w:val="a5"/>
            <w:rFonts w:cs="Arial"/>
            <w:noProof/>
            <w:lang w:val="en-US"/>
          </w:rPr>
          <w:t>10</w:t>
        </w:r>
        <w:r w:rsidR="00B23B83" w:rsidRPr="00AC698F">
          <w:rPr>
            <w:rStyle w:val="a5"/>
            <w:noProof/>
          </w:rPr>
          <w:t xml:space="preserve"> Отраслевой реквизит чека, 1261</w:t>
        </w:r>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Pr>
            <w:noProof/>
            <w:webHidden/>
          </w:rPr>
          <w:t>43</w:t>
        </w:r>
        <w:r w:rsidR="00B23B83">
          <w:rPr>
            <w:noProof/>
            <w:webHidden/>
          </w:rPr>
          <w:fldChar w:fldCharType="end"/>
        </w:r>
      </w:hyperlink>
    </w:p>
    <w:p w14:paraId="200E6A12" w14:textId="14948F1F" w:rsidR="00B23B83" w:rsidRDefault="00CE4C3D">
      <w:pPr>
        <w:pStyle w:val="42"/>
        <w:tabs>
          <w:tab w:val="right" w:leader="dot" w:pos="10762"/>
        </w:tabs>
        <w:rPr>
          <w:rFonts w:eastAsiaTheme="minorEastAsia"/>
          <w:noProof/>
          <w:lang w:eastAsia="ru-RU"/>
        </w:rPr>
      </w:pPr>
      <w:hyperlink w:anchor="_Toc80026483" w:history="1">
        <w:r w:rsidR="00B23B83" w:rsidRPr="00AC698F">
          <w:rPr>
            <w:rStyle w:val="a5"/>
            <w:rFonts w:cs="Arial"/>
            <w:noProof/>
          </w:rPr>
          <w:t>2.1.1.</w:t>
        </w:r>
        <w:r w:rsidR="00B23B83" w:rsidRPr="00AC698F">
          <w:rPr>
            <w:rStyle w:val="a5"/>
            <w:rFonts w:cs="Arial"/>
            <w:noProof/>
            <w:lang w:val="en-US"/>
          </w:rPr>
          <w:t>11</w:t>
        </w:r>
        <w:r w:rsidR="00B23B83" w:rsidRPr="00AC698F">
          <w:rPr>
            <w:rStyle w:val="a5"/>
            <w:noProof/>
          </w:rPr>
          <w:t xml:space="preserve"> Штрих-коды предмета расчета</w:t>
        </w:r>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Pr>
            <w:noProof/>
            <w:webHidden/>
          </w:rPr>
          <w:t>43</w:t>
        </w:r>
        <w:r w:rsidR="00B23B83">
          <w:rPr>
            <w:noProof/>
            <w:webHidden/>
          </w:rPr>
          <w:fldChar w:fldCharType="end"/>
        </w:r>
      </w:hyperlink>
    </w:p>
    <w:p w14:paraId="6407F307" w14:textId="7D976416" w:rsidR="00B23B83" w:rsidRDefault="00CE4C3D">
      <w:pPr>
        <w:pStyle w:val="42"/>
        <w:tabs>
          <w:tab w:val="right" w:leader="dot" w:pos="10762"/>
        </w:tabs>
        <w:rPr>
          <w:rFonts w:eastAsiaTheme="minorEastAsia"/>
          <w:noProof/>
          <w:lang w:eastAsia="ru-RU"/>
        </w:rPr>
      </w:pPr>
      <w:hyperlink w:anchor="_Toc80026484" w:history="1">
        <w:r w:rsidR="00B23B83" w:rsidRPr="00AC698F">
          <w:rPr>
            <w:rStyle w:val="a5"/>
            <w:rFonts w:cs="Arial"/>
            <w:noProof/>
          </w:rPr>
          <w:t>2.1.1.</w:t>
        </w:r>
        <w:r w:rsidR="00B23B83" w:rsidRPr="00AC698F">
          <w:rPr>
            <w:rStyle w:val="a5"/>
            <w:rFonts w:cs="Arial"/>
            <w:noProof/>
            <w:lang w:val="en-US"/>
          </w:rPr>
          <w:t>12</w:t>
        </w:r>
        <w:r w:rsidR="00B23B83" w:rsidRPr="00AC698F">
          <w:rPr>
            <w:rStyle w:val="a5"/>
            <w:noProof/>
          </w:rPr>
          <w:t xml:space="preserve"> Дробное количество маркированного товара, 1291</w:t>
        </w:r>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Pr>
            <w:noProof/>
            <w:webHidden/>
          </w:rPr>
          <w:t>44</w:t>
        </w:r>
        <w:r w:rsidR="00B23B83">
          <w:rPr>
            <w:noProof/>
            <w:webHidden/>
          </w:rPr>
          <w:fldChar w:fldCharType="end"/>
        </w:r>
      </w:hyperlink>
    </w:p>
    <w:p w14:paraId="2003401E" w14:textId="0ECC78B3" w:rsidR="00B23B83" w:rsidRDefault="00CE4C3D">
      <w:pPr>
        <w:pStyle w:val="32"/>
        <w:tabs>
          <w:tab w:val="right" w:leader="dot" w:pos="10762"/>
        </w:tabs>
        <w:rPr>
          <w:rFonts w:cstheme="minorBidi"/>
          <w:noProof/>
          <w:sz w:val="22"/>
          <w:szCs w:val="22"/>
        </w:rPr>
      </w:pPr>
      <w:hyperlink w:anchor="_Toc80026485" w:history="1">
        <w:r w:rsidR="00B23B83" w:rsidRPr="00AC698F">
          <w:rPr>
            <w:rStyle w:val="a5"/>
            <w:noProof/>
          </w:rPr>
          <w:t>2.1.2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Pr>
            <w:noProof/>
            <w:webHidden/>
          </w:rPr>
          <w:t>52</w:t>
        </w:r>
        <w:r w:rsidR="00B23B83">
          <w:rPr>
            <w:noProof/>
            <w:webHidden/>
          </w:rPr>
          <w:fldChar w:fldCharType="end"/>
        </w:r>
      </w:hyperlink>
    </w:p>
    <w:p w14:paraId="37BF79F1" w14:textId="21839FEF" w:rsidR="00B23B83" w:rsidRDefault="00CE4C3D">
      <w:pPr>
        <w:pStyle w:val="22"/>
        <w:tabs>
          <w:tab w:val="right" w:leader="dot" w:pos="10762"/>
        </w:tabs>
        <w:rPr>
          <w:rFonts w:eastAsiaTheme="minorEastAsia"/>
          <w:noProof/>
          <w:lang w:eastAsia="ru-RU"/>
        </w:rPr>
      </w:pPr>
      <w:hyperlink w:anchor="_Toc80026486" w:history="1">
        <w:r w:rsidR="00B23B83" w:rsidRPr="00AC698F">
          <w:rPr>
            <w:rStyle w:val="a5"/>
            <w:noProof/>
          </w:rPr>
          <w:t>2.2 Состояние чека</w:t>
        </w:r>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Pr>
            <w:noProof/>
            <w:webHidden/>
          </w:rPr>
          <w:t>53</w:t>
        </w:r>
        <w:r w:rsidR="00B23B83">
          <w:rPr>
            <w:noProof/>
            <w:webHidden/>
          </w:rPr>
          <w:fldChar w:fldCharType="end"/>
        </w:r>
      </w:hyperlink>
    </w:p>
    <w:p w14:paraId="47B5F17C" w14:textId="54185C66" w:rsidR="00B23B83" w:rsidRDefault="00CE4C3D">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Pr>
            <w:noProof/>
            <w:webHidden/>
          </w:rPr>
          <w:t>53</w:t>
        </w:r>
        <w:r w:rsidR="00B23B83">
          <w:rPr>
            <w:noProof/>
            <w:webHidden/>
          </w:rPr>
          <w:fldChar w:fldCharType="end"/>
        </w:r>
      </w:hyperlink>
    </w:p>
    <w:p w14:paraId="29FE0135" w14:textId="556C686C" w:rsidR="00B23B83" w:rsidRDefault="00CE4C3D">
      <w:pPr>
        <w:pStyle w:val="32"/>
        <w:tabs>
          <w:tab w:val="right" w:leader="dot" w:pos="10762"/>
        </w:tabs>
        <w:rPr>
          <w:rFonts w:cstheme="minorBidi"/>
          <w:noProof/>
          <w:sz w:val="22"/>
          <w:szCs w:val="22"/>
        </w:rPr>
      </w:pPr>
      <w:hyperlink w:anchor="_Toc80026488" w:history="1">
        <w:r w:rsidR="00B23B83" w:rsidRPr="00AC698F">
          <w:rPr>
            <w:rStyle w:val="a5"/>
            <w:noProof/>
          </w:rPr>
          <w:t>2.2.2 Тело ответа с ошибками обработки КМ</w:t>
        </w:r>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Pr>
            <w:noProof/>
            <w:webHidden/>
          </w:rPr>
          <w:t>55</w:t>
        </w:r>
        <w:r w:rsidR="00B23B83">
          <w:rPr>
            <w:noProof/>
            <w:webHidden/>
          </w:rPr>
          <w:fldChar w:fldCharType="end"/>
        </w:r>
      </w:hyperlink>
    </w:p>
    <w:p w14:paraId="10811BF5" w14:textId="05E7B146" w:rsidR="00B23B83" w:rsidRDefault="00CE4C3D">
      <w:pPr>
        <w:pStyle w:val="32"/>
        <w:tabs>
          <w:tab w:val="right" w:leader="dot" w:pos="10762"/>
        </w:tabs>
        <w:rPr>
          <w:rFonts w:cstheme="minorBidi"/>
          <w:noProof/>
          <w:sz w:val="22"/>
          <w:szCs w:val="22"/>
        </w:rPr>
      </w:pPr>
      <w:hyperlink w:anchor="_Toc80026489" w:history="1">
        <w:r w:rsidR="00B23B83" w:rsidRPr="00AC698F">
          <w:rPr>
            <w:rStyle w:val="a5"/>
            <w:noProof/>
          </w:rPr>
          <w:t>2.2.2.1 Ошибка обработки предмета расчета содержащего КМ</w:t>
        </w:r>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Pr>
            <w:noProof/>
            <w:webHidden/>
          </w:rPr>
          <w:t>56</w:t>
        </w:r>
        <w:r w:rsidR="00B23B83">
          <w:rPr>
            <w:noProof/>
            <w:webHidden/>
          </w:rPr>
          <w:fldChar w:fldCharType="end"/>
        </w:r>
      </w:hyperlink>
    </w:p>
    <w:p w14:paraId="441A4757" w14:textId="626C6068" w:rsidR="00B23B83" w:rsidRDefault="00CE4C3D">
      <w:pPr>
        <w:pStyle w:val="32"/>
        <w:tabs>
          <w:tab w:val="right" w:leader="dot" w:pos="10762"/>
        </w:tabs>
        <w:rPr>
          <w:rFonts w:cstheme="minorBidi"/>
          <w:noProof/>
          <w:sz w:val="22"/>
          <w:szCs w:val="22"/>
        </w:rPr>
      </w:pPr>
      <w:hyperlink w:anchor="_Toc80026490" w:history="1">
        <w:r w:rsidR="00B23B83" w:rsidRPr="00AC698F">
          <w:rPr>
            <w:rStyle w:val="a5"/>
            <w:noProof/>
          </w:rPr>
          <w:t>2.2.2.2 Результат проверки КМ</w:t>
        </w:r>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Pr>
            <w:noProof/>
            <w:webHidden/>
          </w:rPr>
          <w:t>56</w:t>
        </w:r>
        <w:r w:rsidR="00B23B83">
          <w:rPr>
            <w:noProof/>
            <w:webHidden/>
          </w:rPr>
          <w:fldChar w:fldCharType="end"/>
        </w:r>
      </w:hyperlink>
    </w:p>
    <w:p w14:paraId="3F2FBD6E" w14:textId="3A784D63" w:rsidR="00B23B83" w:rsidRDefault="00CE4C3D">
      <w:pPr>
        <w:pStyle w:val="32"/>
        <w:tabs>
          <w:tab w:val="right" w:leader="dot" w:pos="10762"/>
        </w:tabs>
        <w:rPr>
          <w:rFonts w:cstheme="minorBidi"/>
          <w:noProof/>
          <w:sz w:val="22"/>
          <w:szCs w:val="22"/>
        </w:rPr>
      </w:pPr>
      <w:hyperlink w:anchor="_Toc80026491" w:history="1">
        <w:r w:rsidR="00B23B83" w:rsidRPr="00AC698F">
          <w:rPr>
            <w:rStyle w:val="a5"/>
            <w:noProof/>
          </w:rPr>
          <w:t>2.2.2.3 Ответ сервера на запрос проверки КМ</w:t>
        </w:r>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Pr>
            <w:noProof/>
            <w:webHidden/>
          </w:rPr>
          <w:t>57</w:t>
        </w:r>
        <w:r w:rsidR="00B23B83">
          <w:rPr>
            <w:noProof/>
            <w:webHidden/>
          </w:rPr>
          <w:fldChar w:fldCharType="end"/>
        </w:r>
      </w:hyperlink>
    </w:p>
    <w:p w14:paraId="25830339" w14:textId="55B1EBF2" w:rsidR="00B23B83" w:rsidRDefault="00CE4C3D">
      <w:pPr>
        <w:pStyle w:val="22"/>
        <w:tabs>
          <w:tab w:val="right" w:leader="dot" w:pos="10762"/>
        </w:tabs>
        <w:rPr>
          <w:rFonts w:eastAsiaTheme="minorEastAsia"/>
          <w:noProof/>
          <w:lang w:eastAsia="ru-RU"/>
        </w:rPr>
      </w:pPr>
      <w:hyperlink w:anchor="_Toc80026492" w:history="1">
        <w:r w:rsidR="00B23B83" w:rsidRPr="00AC698F">
          <w:rPr>
            <w:rStyle w:val="a5"/>
            <w:noProof/>
          </w:rPr>
          <w:t>2.3 Создания чека коррекции</w:t>
        </w:r>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Pr>
            <w:noProof/>
            <w:webHidden/>
          </w:rPr>
          <w:t>58</w:t>
        </w:r>
        <w:r w:rsidR="00B23B83">
          <w:rPr>
            <w:noProof/>
            <w:webHidden/>
          </w:rPr>
          <w:fldChar w:fldCharType="end"/>
        </w:r>
      </w:hyperlink>
    </w:p>
    <w:p w14:paraId="2E1F6884" w14:textId="0801AAA0" w:rsidR="00B23B83" w:rsidRDefault="00CE4C3D">
      <w:pPr>
        <w:pStyle w:val="32"/>
        <w:tabs>
          <w:tab w:val="right" w:leader="dot" w:pos="10762"/>
        </w:tabs>
        <w:rPr>
          <w:rFonts w:cstheme="minorBidi"/>
          <w:noProof/>
          <w:sz w:val="22"/>
          <w:szCs w:val="22"/>
        </w:rPr>
      </w:pPr>
      <w:hyperlink w:anchor="_Toc80026493" w:history="1">
        <w:r w:rsidR="00B23B83" w:rsidRPr="00AC698F">
          <w:rPr>
            <w:rStyle w:val="a5"/>
            <w:noProof/>
          </w:rPr>
          <w:t>2.3.1 Тело запроса</w:t>
        </w:r>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Pr>
            <w:noProof/>
            <w:webHidden/>
          </w:rPr>
          <w:t>58</w:t>
        </w:r>
        <w:r w:rsidR="00B23B83">
          <w:rPr>
            <w:noProof/>
            <w:webHidden/>
          </w:rPr>
          <w:fldChar w:fldCharType="end"/>
        </w:r>
      </w:hyperlink>
    </w:p>
    <w:p w14:paraId="05F95C62" w14:textId="41064DBA" w:rsidR="00B23B83" w:rsidRDefault="00CE4C3D">
      <w:pPr>
        <w:pStyle w:val="42"/>
        <w:tabs>
          <w:tab w:val="right" w:leader="dot" w:pos="10762"/>
        </w:tabs>
        <w:rPr>
          <w:rFonts w:eastAsiaTheme="minorEastAsia"/>
          <w:noProof/>
          <w:lang w:eastAsia="ru-RU"/>
        </w:rPr>
      </w:pPr>
      <w:hyperlink w:anchor="_Toc80026494" w:history="1">
        <w:r w:rsidR="00B23B83" w:rsidRPr="00AC698F">
          <w:rPr>
            <w:rStyle w:val="a5"/>
            <w:rFonts w:cs="Arial"/>
            <w:noProof/>
          </w:rPr>
          <w:t>2.3.1.1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Pr>
            <w:noProof/>
            <w:webHidden/>
          </w:rPr>
          <w:t>59</w:t>
        </w:r>
        <w:r w:rsidR="00B23B83">
          <w:rPr>
            <w:noProof/>
            <w:webHidden/>
          </w:rPr>
          <w:fldChar w:fldCharType="end"/>
        </w:r>
      </w:hyperlink>
    </w:p>
    <w:p w14:paraId="4A59D991" w14:textId="17ED75FD" w:rsidR="00B23B83" w:rsidRDefault="00CE4C3D">
      <w:pPr>
        <w:pStyle w:val="32"/>
        <w:tabs>
          <w:tab w:val="right" w:leader="dot" w:pos="10762"/>
        </w:tabs>
        <w:rPr>
          <w:rFonts w:cstheme="minorBidi"/>
          <w:noProof/>
          <w:sz w:val="22"/>
          <w:szCs w:val="22"/>
        </w:rPr>
      </w:pPr>
      <w:hyperlink w:anchor="_Toc80026495" w:history="1">
        <w:r w:rsidR="00B23B83" w:rsidRPr="00AC698F">
          <w:rPr>
            <w:rStyle w:val="a5"/>
            <w:noProof/>
          </w:rPr>
          <w:t>2.3.2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Pr>
            <w:noProof/>
            <w:webHidden/>
          </w:rPr>
          <w:t>61</w:t>
        </w:r>
        <w:r w:rsidR="00B23B83">
          <w:rPr>
            <w:noProof/>
            <w:webHidden/>
          </w:rPr>
          <w:fldChar w:fldCharType="end"/>
        </w:r>
      </w:hyperlink>
    </w:p>
    <w:p w14:paraId="73FC71D4" w14:textId="4949EF46" w:rsidR="00B23B83" w:rsidRDefault="00CE4C3D">
      <w:pPr>
        <w:pStyle w:val="22"/>
        <w:tabs>
          <w:tab w:val="right" w:leader="dot" w:pos="10762"/>
        </w:tabs>
        <w:rPr>
          <w:rFonts w:eastAsiaTheme="minorEastAsia"/>
          <w:noProof/>
          <w:lang w:eastAsia="ru-RU"/>
        </w:rPr>
      </w:pPr>
      <w:hyperlink w:anchor="_Toc80026496" w:history="1">
        <w:r w:rsidR="00B23B83" w:rsidRPr="00AC698F">
          <w:rPr>
            <w:rStyle w:val="a5"/>
            <w:noProof/>
          </w:rPr>
          <w:t>2.4 Состояние чека коррекции</w:t>
        </w:r>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Pr>
            <w:noProof/>
            <w:webHidden/>
          </w:rPr>
          <w:t>63</w:t>
        </w:r>
        <w:r w:rsidR="00B23B83">
          <w:rPr>
            <w:noProof/>
            <w:webHidden/>
          </w:rPr>
          <w:fldChar w:fldCharType="end"/>
        </w:r>
      </w:hyperlink>
    </w:p>
    <w:p w14:paraId="36A7D045" w14:textId="2CD315E7" w:rsidR="00B23B83" w:rsidRDefault="00CE4C3D">
      <w:pPr>
        <w:pStyle w:val="32"/>
        <w:tabs>
          <w:tab w:val="right" w:leader="dot" w:pos="10762"/>
        </w:tabs>
        <w:rPr>
          <w:rFonts w:cstheme="minorBidi"/>
          <w:noProof/>
          <w:sz w:val="22"/>
          <w:szCs w:val="22"/>
        </w:rPr>
      </w:pPr>
      <w:hyperlink w:anchor="_Toc80026497" w:history="1">
        <w:r w:rsidR="00B23B83" w:rsidRPr="00AC698F">
          <w:rPr>
            <w:rStyle w:val="a5"/>
            <w:noProof/>
            <w:lang w:val="en-US"/>
          </w:rPr>
          <w:t>2.</w:t>
        </w:r>
        <w:r w:rsidR="00B23B83" w:rsidRPr="00AC698F">
          <w:rPr>
            <w:rStyle w:val="a5"/>
            <w:noProof/>
          </w:rPr>
          <w:t>4</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Pr>
            <w:noProof/>
            <w:webHidden/>
          </w:rPr>
          <w:t>63</w:t>
        </w:r>
        <w:r w:rsidR="00B23B83">
          <w:rPr>
            <w:noProof/>
            <w:webHidden/>
          </w:rPr>
          <w:fldChar w:fldCharType="end"/>
        </w:r>
      </w:hyperlink>
    </w:p>
    <w:p w14:paraId="5EEDC374" w14:textId="3C0830E1" w:rsidR="00B23B83" w:rsidRDefault="00CE4C3D">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r w:rsidR="00B23B83" w:rsidRPr="00AC698F">
          <w:rPr>
            <w:rStyle w:val="a5"/>
            <w:noProof/>
          </w:rPr>
          <w:t>Статус</w:t>
        </w:r>
        <w:r w:rsidR="00B23B83" w:rsidRPr="00AC698F">
          <w:rPr>
            <w:rStyle w:val="a5"/>
            <w:noProof/>
            <w:lang w:val="en-US"/>
          </w:rPr>
          <w:t xml:space="preserve"> </w:t>
        </w:r>
        <w:r w:rsidR="00B23B83" w:rsidRPr="00AC698F">
          <w:rPr>
            <w:rStyle w:val="a5"/>
            <w:noProof/>
          </w:rPr>
          <w:t>ККТ</w:t>
        </w:r>
        <w:r w:rsidR="00B23B83" w:rsidRPr="00AC698F">
          <w:rPr>
            <w:rStyle w:val="a5"/>
            <w:noProof/>
            <w:lang w:val="en-US"/>
          </w:rPr>
          <w:t xml:space="preserve"> </w:t>
        </w:r>
        <w:r w:rsidR="00B23B83" w:rsidRPr="00AC698F">
          <w:rPr>
            <w:rStyle w:val="a5"/>
            <w:noProof/>
          </w:rPr>
          <w:t>в</w:t>
        </w:r>
        <w:r w:rsidR="00B23B83" w:rsidRPr="00AC698F">
          <w:rPr>
            <w:rStyle w:val="a5"/>
            <w:noProof/>
            <w:lang w:val="en-US"/>
          </w:rPr>
          <w:t xml:space="preserve"> </w:t>
        </w:r>
        <w:r w:rsidR="00B23B83" w:rsidRPr="00AC698F">
          <w:rPr>
            <w:rStyle w:val="a5"/>
            <w:noProof/>
          </w:rPr>
          <w:t>группе</w:t>
        </w:r>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Pr>
            <w:noProof/>
            <w:webHidden/>
          </w:rPr>
          <w:t>66</w:t>
        </w:r>
        <w:r w:rsidR="00B23B83">
          <w:rPr>
            <w:noProof/>
            <w:webHidden/>
          </w:rPr>
          <w:fldChar w:fldCharType="end"/>
        </w:r>
      </w:hyperlink>
    </w:p>
    <w:p w14:paraId="6270118E" w14:textId="5C259BB8" w:rsidR="00B23B83" w:rsidRDefault="00CE4C3D">
      <w:pPr>
        <w:pStyle w:val="32"/>
        <w:tabs>
          <w:tab w:val="right" w:leader="dot" w:pos="10762"/>
        </w:tabs>
        <w:rPr>
          <w:rFonts w:cstheme="minorBidi"/>
          <w:noProof/>
          <w:sz w:val="22"/>
          <w:szCs w:val="22"/>
        </w:rPr>
      </w:pPr>
      <w:hyperlink w:anchor="_Toc80026499" w:history="1">
        <w:r w:rsidR="00B23B83" w:rsidRPr="00AC698F">
          <w:rPr>
            <w:rStyle w:val="a5"/>
            <w:noProof/>
            <w:lang w:val="en-US"/>
          </w:rPr>
          <w:t>2.</w:t>
        </w:r>
        <w:r w:rsidR="00B23B83" w:rsidRPr="00AC698F">
          <w:rPr>
            <w:rStyle w:val="a5"/>
            <w:noProof/>
          </w:rPr>
          <w:t>5</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Pr>
            <w:noProof/>
            <w:webHidden/>
          </w:rPr>
          <w:t>66</w:t>
        </w:r>
        <w:r w:rsidR="00B23B83">
          <w:rPr>
            <w:noProof/>
            <w:webHidden/>
          </w:rPr>
          <w:fldChar w:fldCharType="end"/>
        </w:r>
      </w:hyperlink>
    </w:p>
    <w:p w14:paraId="005E5B51" w14:textId="3D28D1E7" w:rsidR="00B23B83" w:rsidRDefault="00CE4C3D">
      <w:pPr>
        <w:pStyle w:val="42"/>
        <w:tabs>
          <w:tab w:val="right" w:leader="dot" w:pos="10762"/>
        </w:tabs>
        <w:rPr>
          <w:rFonts w:eastAsiaTheme="minorEastAsia"/>
          <w:noProof/>
          <w:lang w:eastAsia="ru-RU"/>
        </w:rPr>
      </w:pPr>
      <w:hyperlink w:anchor="_Toc80026500" w:history="1">
        <w:r w:rsidR="00B23B83" w:rsidRPr="00AC698F">
          <w:rPr>
            <w:rStyle w:val="a5"/>
            <w:noProof/>
          </w:rPr>
          <w:t>2.5.1.1 Структура объекта информация об устройстве</w:t>
        </w:r>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Pr>
            <w:noProof/>
            <w:webHidden/>
          </w:rPr>
          <w:t>66</w:t>
        </w:r>
        <w:r w:rsidR="00B23B83">
          <w:rPr>
            <w:noProof/>
            <w:webHidden/>
          </w:rPr>
          <w:fldChar w:fldCharType="end"/>
        </w:r>
      </w:hyperlink>
    </w:p>
    <w:p w14:paraId="3EE1E707" w14:textId="3A4E9B57" w:rsidR="00B23B83" w:rsidRDefault="00CE4C3D">
      <w:pPr>
        <w:pStyle w:val="32"/>
        <w:tabs>
          <w:tab w:val="right" w:leader="dot" w:pos="10762"/>
        </w:tabs>
        <w:rPr>
          <w:rFonts w:cstheme="minorBidi"/>
          <w:noProof/>
          <w:sz w:val="22"/>
          <w:szCs w:val="22"/>
        </w:rPr>
      </w:pPr>
      <w:hyperlink w:anchor="_Toc80026501" w:history="1">
        <w:r w:rsidR="00B23B83" w:rsidRPr="00AC698F">
          <w:rPr>
            <w:rStyle w:val="a5"/>
            <w:noProof/>
          </w:rPr>
          <w:t>2.5.2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Pr>
            <w:noProof/>
            <w:webHidden/>
          </w:rPr>
          <w:t>67</w:t>
        </w:r>
        <w:r w:rsidR="00B23B83">
          <w:rPr>
            <w:noProof/>
            <w:webHidden/>
          </w:rPr>
          <w:fldChar w:fldCharType="end"/>
        </w:r>
      </w:hyperlink>
    </w:p>
    <w:p w14:paraId="7B68BEA6" w14:textId="230BA047" w:rsidR="00B23B83" w:rsidRDefault="00CE4C3D">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r w:rsidR="00B23B83" w:rsidRPr="00AC698F">
          <w:rPr>
            <w:rStyle w:val="a5"/>
            <w:noProof/>
          </w:rPr>
          <w:t>Проверка</w:t>
        </w:r>
        <w:r w:rsidR="00B23B83" w:rsidRPr="00AC698F">
          <w:rPr>
            <w:rStyle w:val="a5"/>
            <w:noProof/>
            <w:lang w:val="en-US"/>
          </w:rPr>
          <w:t xml:space="preserve"> </w:t>
        </w:r>
        <w:r w:rsidR="00B23B83" w:rsidRPr="00AC698F">
          <w:rPr>
            <w:rStyle w:val="a5"/>
            <w:noProof/>
          </w:rPr>
          <w:t>параметров</w:t>
        </w:r>
        <w:r w:rsidR="00B23B83" w:rsidRPr="00AC698F">
          <w:rPr>
            <w:rStyle w:val="a5"/>
            <w:noProof/>
            <w:lang w:val="en-US"/>
          </w:rPr>
          <w:t xml:space="preserve"> </w:t>
        </w:r>
        <w:r w:rsidR="00B23B83" w:rsidRPr="00AC698F">
          <w:rPr>
            <w:rStyle w:val="a5"/>
            <w:noProof/>
          </w:rPr>
          <w:t>доступа</w:t>
        </w:r>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Pr>
            <w:noProof/>
            <w:webHidden/>
          </w:rPr>
          <w:t>68</w:t>
        </w:r>
        <w:r w:rsidR="00B23B83">
          <w:rPr>
            <w:noProof/>
            <w:webHidden/>
          </w:rPr>
          <w:fldChar w:fldCharType="end"/>
        </w:r>
      </w:hyperlink>
    </w:p>
    <w:p w14:paraId="7C66DCFD" w14:textId="61E7FCDB" w:rsidR="00B23B83" w:rsidRDefault="00CE4C3D">
      <w:pPr>
        <w:pStyle w:val="32"/>
        <w:tabs>
          <w:tab w:val="right" w:leader="dot" w:pos="10762"/>
        </w:tabs>
        <w:rPr>
          <w:rFonts w:cstheme="minorBidi"/>
          <w:noProof/>
          <w:sz w:val="22"/>
          <w:szCs w:val="22"/>
        </w:rPr>
      </w:pPr>
      <w:hyperlink w:anchor="_Toc80026503" w:history="1">
        <w:r w:rsidR="00B23B83" w:rsidRPr="00AC698F">
          <w:rPr>
            <w:rStyle w:val="a5"/>
            <w:noProof/>
          </w:rPr>
          <w:t>2.6.1 Тело запроса</w:t>
        </w:r>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Pr>
            <w:noProof/>
            <w:webHidden/>
          </w:rPr>
          <w:t>68</w:t>
        </w:r>
        <w:r w:rsidR="00B23B83">
          <w:rPr>
            <w:noProof/>
            <w:webHidden/>
          </w:rPr>
          <w:fldChar w:fldCharType="end"/>
        </w:r>
      </w:hyperlink>
    </w:p>
    <w:p w14:paraId="1138CB53" w14:textId="66688CB3" w:rsidR="00B23B83" w:rsidRDefault="00CE4C3D">
      <w:pPr>
        <w:pStyle w:val="32"/>
        <w:tabs>
          <w:tab w:val="right" w:leader="dot" w:pos="10762"/>
        </w:tabs>
        <w:rPr>
          <w:rFonts w:cstheme="minorBidi"/>
          <w:noProof/>
          <w:sz w:val="22"/>
          <w:szCs w:val="22"/>
        </w:rPr>
      </w:pPr>
      <w:hyperlink w:anchor="_Toc80026504" w:history="1">
        <w:r w:rsidR="00B23B83" w:rsidRPr="00AC698F">
          <w:rPr>
            <w:rStyle w:val="a5"/>
            <w:noProof/>
          </w:rPr>
          <w:t>2.6.2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Pr>
            <w:noProof/>
            <w:webHidden/>
          </w:rPr>
          <w:t>68</w:t>
        </w:r>
        <w:r w:rsidR="00B23B83">
          <w:rPr>
            <w:noProof/>
            <w:webHidden/>
          </w:rPr>
          <w:fldChar w:fldCharType="end"/>
        </w:r>
      </w:hyperlink>
    </w:p>
    <w:p w14:paraId="4ADCFAE8" w14:textId="6E350DAA" w:rsidR="00B23B83" w:rsidRDefault="00CE4C3D">
      <w:pPr>
        <w:pStyle w:val="22"/>
        <w:tabs>
          <w:tab w:val="right" w:leader="dot" w:pos="10762"/>
        </w:tabs>
        <w:rPr>
          <w:rFonts w:eastAsiaTheme="minorEastAsia"/>
          <w:noProof/>
          <w:lang w:eastAsia="ru-RU"/>
        </w:rPr>
      </w:pPr>
      <w:hyperlink w:anchor="_Toc80026505" w:history="1">
        <w:r w:rsidR="00B23B83" w:rsidRPr="00AC698F">
          <w:rPr>
            <w:rStyle w:val="a5"/>
            <w:noProof/>
          </w:rPr>
          <w:t>2.7 Создания чека коррекции ФФД 1.2</w:t>
        </w:r>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Pr>
            <w:noProof/>
            <w:webHidden/>
          </w:rPr>
          <w:t>70</w:t>
        </w:r>
        <w:r w:rsidR="00B23B83">
          <w:rPr>
            <w:noProof/>
            <w:webHidden/>
          </w:rPr>
          <w:fldChar w:fldCharType="end"/>
        </w:r>
      </w:hyperlink>
    </w:p>
    <w:p w14:paraId="1A926243" w14:textId="7305D9D3" w:rsidR="00B23B83" w:rsidRDefault="00CE4C3D">
      <w:pPr>
        <w:pStyle w:val="32"/>
        <w:tabs>
          <w:tab w:val="right" w:leader="dot" w:pos="10762"/>
        </w:tabs>
        <w:rPr>
          <w:rFonts w:cstheme="minorBidi"/>
          <w:noProof/>
          <w:sz w:val="22"/>
          <w:szCs w:val="22"/>
        </w:rPr>
      </w:pPr>
      <w:hyperlink w:anchor="_Toc80026506"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Pr>
            <w:noProof/>
            <w:webHidden/>
          </w:rPr>
          <w:t>70</w:t>
        </w:r>
        <w:r w:rsidR="00B23B83">
          <w:rPr>
            <w:noProof/>
            <w:webHidden/>
          </w:rPr>
          <w:fldChar w:fldCharType="end"/>
        </w:r>
      </w:hyperlink>
    </w:p>
    <w:p w14:paraId="7CD05EDB" w14:textId="1BC6B368" w:rsidR="00B23B83" w:rsidRDefault="00CE4C3D">
      <w:pPr>
        <w:pStyle w:val="42"/>
        <w:tabs>
          <w:tab w:val="right" w:leader="dot" w:pos="10762"/>
        </w:tabs>
        <w:rPr>
          <w:rFonts w:eastAsiaTheme="minorEastAsia"/>
          <w:noProof/>
          <w:lang w:eastAsia="ru-RU"/>
        </w:rPr>
      </w:pPr>
      <w:hyperlink w:anchor="_Toc80026507" w:history="1">
        <w:r w:rsidR="00B23B83" w:rsidRPr="00AC698F">
          <w:rPr>
            <w:rStyle w:val="a5"/>
            <w:rFonts w:cs="Arial"/>
            <w:noProof/>
          </w:rPr>
          <w:t>2.7.1.1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Pr>
            <w:noProof/>
            <w:webHidden/>
          </w:rPr>
          <w:t>71</w:t>
        </w:r>
        <w:r w:rsidR="00B23B83">
          <w:rPr>
            <w:noProof/>
            <w:webHidden/>
          </w:rPr>
          <w:fldChar w:fldCharType="end"/>
        </w:r>
      </w:hyperlink>
    </w:p>
    <w:p w14:paraId="60D3F270" w14:textId="0FD72B3B" w:rsidR="00B23B83" w:rsidRDefault="00CE4C3D">
      <w:pPr>
        <w:pStyle w:val="32"/>
        <w:tabs>
          <w:tab w:val="right" w:leader="dot" w:pos="10762"/>
        </w:tabs>
        <w:rPr>
          <w:rFonts w:cstheme="minorBidi"/>
          <w:noProof/>
          <w:sz w:val="22"/>
          <w:szCs w:val="22"/>
        </w:rPr>
      </w:pPr>
      <w:hyperlink w:anchor="_Toc80026508" w:history="1">
        <w:r w:rsidR="00B23B83" w:rsidRPr="00AC698F">
          <w:rPr>
            <w:rStyle w:val="a5"/>
            <w:noProof/>
          </w:rPr>
          <w:t>2.7.2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Pr>
            <w:noProof/>
            <w:webHidden/>
          </w:rPr>
          <w:t>77</w:t>
        </w:r>
        <w:r w:rsidR="00B23B83">
          <w:rPr>
            <w:noProof/>
            <w:webHidden/>
          </w:rPr>
          <w:fldChar w:fldCharType="end"/>
        </w:r>
      </w:hyperlink>
    </w:p>
    <w:p w14:paraId="3E08AEB2" w14:textId="375DA6A2" w:rsidR="00B23B83" w:rsidRDefault="00CE4C3D">
      <w:pPr>
        <w:pStyle w:val="22"/>
        <w:tabs>
          <w:tab w:val="right" w:leader="dot" w:pos="10762"/>
        </w:tabs>
        <w:rPr>
          <w:rFonts w:eastAsiaTheme="minorEastAsia"/>
          <w:noProof/>
          <w:lang w:eastAsia="ru-RU"/>
        </w:rPr>
      </w:pPr>
      <w:hyperlink w:anchor="_Toc80026509" w:history="1">
        <w:r w:rsidR="00B23B83" w:rsidRPr="00AC698F">
          <w:rPr>
            <w:rStyle w:val="a5"/>
            <w:noProof/>
          </w:rPr>
          <w:t>2.8 Состояние чека коррекции ФФД 1.2</w:t>
        </w:r>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Pr>
            <w:noProof/>
            <w:webHidden/>
          </w:rPr>
          <w:t>78</w:t>
        </w:r>
        <w:r w:rsidR="00B23B83">
          <w:rPr>
            <w:noProof/>
            <w:webHidden/>
          </w:rPr>
          <w:fldChar w:fldCharType="end"/>
        </w:r>
      </w:hyperlink>
    </w:p>
    <w:p w14:paraId="6E22ADBD" w14:textId="38287A44" w:rsidR="00B23B83" w:rsidRDefault="00CE4C3D">
      <w:pPr>
        <w:pStyle w:val="32"/>
        <w:tabs>
          <w:tab w:val="right" w:leader="dot" w:pos="10762"/>
        </w:tabs>
        <w:rPr>
          <w:rFonts w:cstheme="minorBidi"/>
          <w:noProof/>
          <w:sz w:val="22"/>
          <w:szCs w:val="22"/>
        </w:rPr>
      </w:pPr>
      <w:hyperlink w:anchor="_Toc80026510" w:history="1">
        <w:r w:rsidR="00B23B83" w:rsidRPr="00AC698F">
          <w:rPr>
            <w:rStyle w:val="a5"/>
            <w:noProof/>
          </w:rPr>
          <w:t>2.8.1 Тело ответа</w:t>
        </w:r>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r>
        <w:r w:rsidR="00B23B83">
          <w:rPr>
            <w:noProof/>
            <w:webHidden/>
          </w:rPr>
          <w:fldChar w:fldCharType="separate"/>
        </w:r>
        <w:r>
          <w:rPr>
            <w:noProof/>
            <w:webHidden/>
          </w:rPr>
          <w:t>78</w:t>
        </w:r>
        <w:r w:rsidR="00B23B83">
          <w:rPr>
            <w:noProof/>
            <w:webHidden/>
          </w:rPr>
          <w:fldChar w:fldCharType="end"/>
        </w:r>
      </w:hyperlink>
    </w:p>
    <w:p w14:paraId="43702C03" w14:textId="40512A66" w:rsidR="00B23B83" w:rsidRDefault="00CE4C3D">
      <w:pPr>
        <w:pStyle w:val="22"/>
        <w:tabs>
          <w:tab w:val="right" w:leader="dot" w:pos="10762"/>
        </w:tabs>
        <w:rPr>
          <w:rFonts w:eastAsiaTheme="minorEastAsia"/>
          <w:noProof/>
          <w:lang w:eastAsia="ru-RU"/>
        </w:rPr>
      </w:pPr>
      <w:hyperlink w:anchor="_Toc80026511" w:history="1">
        <w:r w:rsidR="00B23B83" w:rsidRPr="00AC698F">
          <w:rPr>
            <w:rStyle w:val="a5"/>
            <w:noProof/>
          </w:rPr>
          <w:t>2.9 Проверка кода маркировки</w:t>
        </w:r>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Pr>
            <w:noProof/>
            <w:webHidden/>
          </w:rPr>
          <w:t>81</w:t>
        </w:r>
        <w:r w:rsidR="00B23B83">
          <w:rPr>
            <w:noProof/>
            <w:webHidden/>
          </w:rPr>
          <w:fldChar w:fldCharType="end"/>
        </w:r>
      </w:hyperlink>
    </w:p>
    <w:p w14:paraId="41554EC6" w14:textId="63EA96D5" w:rsidR="00B23B83" w:rsidRDefault="00CE4C3D">
      <w:pPr>
        <w:pStyle w:val="32"/>
        <w:tabs>
          <w:tab w:val="right" w:leader="dot" w:pos="10762"/>
        </w:tabs>
        <w:rPr>
          <w:rFonts w:cstheme="minorBidi"/>
          <w:noProof/>
          <w:sz w:val="22"/>
          <w:szCs w:val="22"/>
        </w:rPr>
      </w:pPr>
      <w:hyperlink w:anchor="_Toc80026512"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Pr>
            <w:noProof/>
            <w:webHidden/>
          </w:rPr>
          <w:t>81</w:t>
        </w:r>
        <w:r w:rsidR="00B23B83">
          <w:rPr>
            <w:noProof/>
            <w:webHidden/>
          </w:rPr>
          <w:fldChar w:fldCharType="end"/>
        </w:r>
      </w:hyperlink>
    </w:p>
    <w:p w14:paraId="00BBDA0D" w14:textId="4DFA7758" w:rsidR="00B23B83" w:rsidRDefault="00CE4C3D">
      <w:pPr>
        <w:pStyle w:val="42"/>
        <w:tabs>
          <w:tab w:val="right" w:leader="dot" w:pos="10762"/>
        </w:tabs>
        <w:rPr>
          <w:rFonts w:eastAsiaTheme="minorEastAsia"/>
          <w:noProof/>
          <w:lang w:eastAsia="ru-RU"/>
        </w:rPr>
      </w:pPr>
      <w:hyperlink w:anchor="_Toc80026513" w:history="1">
        <w:r w:rsidR="00B23B83" w:rsidRPr="00AC698F">
          <w:rPr>
            <w:rStyle w:val="a5"/>
            <w:rFonts w:cs="Arial"/>
            <w:noProof/>
          </w:rPr>
          <w:t>2.</w:t>
        </w:r>
        <w:r w:rsidR="00B23B83" w:rsidRPr="00AC698F">
          <w:rPr>
            <w:rStyle w:val="a5"/>
            <w:rFonts w:cs="Arial"/>
            <w:noProof/>
            <w:lang w:val="en-US"/>
          </w:rPr>
          <w:t>9</w:t>
        </w:r>
        <w:r w:rsidR="00B23B83" w:rsidRPr="00AC698F">
          <w:rPr>
            <w:rStyle w:val="a5"/>
            <w:rFonts w:cs="Arial"/>
            <w:noProof/>
          </w:rPr>
          <w:t>.1.1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Pr>
            <w:noProof/>
            <w:webHidden/>
          </w:rPr>
          <w:t>81</w:t>
        </w:r>
        <w:r w:rsidR="00B23B83">
          <w:rPr>
            <w:noProof/>
            <w:webHidden/>
          </w:rPr>
          <w:fldChar w:fldCharType="end"/>
        </w:r>
      </w:hyperlink>
    </w:p>
    <w:p w14:paraId="41A8C937" w14:textId="5D00E598" w:rsidR="00B23B83" w:rsidRDefault="00CE4C3D">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r w:rsidR="00B23B83" w:rsidRPr="00AC698F">
          <w:rPr>
            <w:rStyle w:val="a5"/>
            <w:noProof/>
          </w:rPr>
          <w:t>Тело</w:t>
        </w:r>
        <w:r w:rsidR="00B23B83" w:rsidRPr="00AC698F">
          <w:rPr>
            <w:rStyle w:val="a5"/>
            <w:noProof/>
            <w:lang w:val="en-US"/>
          </w:rPr>
          <w:t xml:space="preserve"> </w:t>
        </w:r>
        <w:r w:rsidR="00B23B83" w:rsidRPr="00AC698F">
          <w:rPr>
            <w:rStyle w:val="a5"/>
            <w:noProof/>
          </w:rPr>
          <w:t>ответа</w:t>
        </w:r>
        <w:r w:rsidR="00B23B83" w:rsidRPr="00AC698F">
          <w:rPr>
            <w:rStyle w:val="a5"/>
            <w:noProof/>
            <w:lang w:val="en-US"/>
          </w:rPr>
          <w:t xml:space="preserve"> </w:t>
        </w:r>
        <w:r w:rsidR="00B23B83" w:rsidRPr="00AC698F">
          <w:rPr>
            <w:rStyle w:val="a5"/>
            <w:noProof/>
          </w:rPr>
          <w:t>с</w:t>
        </w:r>
        <w:r w:rsidR="00B23B83" w:rsidRPr="00AC698F">
          <w:rPr>
            <w:rStyle w:val="a5"/>
            <w:noProof/>
            <w:lang w:val="en-US"/>
          </w:rPr>
          <w:t xml:space="preserve"> </w:t>
        </w:r>
        <w:r w:rsidR="00B23B83" w:rsidRPr="00AC698F">
          <w:rPr>
            <w:rStyle w:val="a5"/>
            <w:noProof/>
          </w:rPr>
          <w:t>ошибками</w:t>
        </w:r>
        <w:r w:rsidR="00B23B83" w:rsidRPr="00AC698F">
          <w:rPr>
            <w:rStyle w:val="a5"/>
            <w:noProof/>
            <w:lang w:val="en-US"/>
          </w:rPr>
          <w:t xml:space="preserve"> </w:t>
        </w:r>
        <w:r w:rsidR="00B23B83" w:rsidRPr="00AC698F">
          <w:rPr>
            <w:rStyle w:val="a5"/>
            <w:noProof/>
          </w:rPr>
          <w:t>обработки</w:t>
        </w:r>
        <w:r w:rsidR="00B23B83" w:rsidRPr="00AC698F">
          <w:rPr>
            <w:rStyle w:val="a5"/>
            <w:noProof/>
            <w:lang w:val="en-US"/>
          </w:rPr>
          <w:t xml:space="preserve"> </w:t>
        </w:r>
        <w:r w:rsidR="00B23B83" w:rsidRPr="00AC698F">
          <w:rPr>
            <w:rStyle w:val="a5"/>
            <w:noProof/>
          </w:rPr>
          <w:t>запроса</w:t>
        </w:r>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Pr>
            <w:noProof/>
            <w:webHidden/>
          </w:rPr>
          <w:t>83</w:t>
        </w:r>
        <w:r w:rsidR="00B23B83">
          <w:rPr>
            <w:noProof/>
            <w:webHidden/>
          </w:rPr>
          <w:fldChar w:fldCharType="end"/>
        </w:r>
      </w:hyperlink>
    </w:p>
    <w:p w14:paraId="033C0812" w14:textId="2258B54B" w:rsidR="00B23B83" w:rsidRDefault="00CE4C3D">
      <w:pPr>
        <w:pStyle w:val="22"/>
        <w:tabs>
          <w:tab w:val="right" w:leader="dot" w:pos="10762"/>
        </w:tabs>
        <w:rPr>
          <w:rFonts w:eastAsiaTheme="minorEastAsia"/>
          <w:noProof/>
          <w:lang w:eastAsia="ru-RU"/>
        </w:rPr>
      </w:pPr>
      <w:hyperlink w:anchor="_Toc80026515" w:history="1">
        <w:r w:rsidR="00B23B83" w:rsidRPr="00AC698F">
          <w:rPr>
            <w:rStyle w:val="a5"/>
            <w:noProof/>
          </w:rPr>
          <w:t>2.10 Состояние проверки кода маркировки</w:t>
        </w:r>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Pr>
            <w:noProof/>
            <w:webHidden/>
          </w:rPr>
          <w:t>85</w:t>
        </w:r>
        <w:r w:rsidR="00B23B83">
          <w:rPr>
            <w:noProof/>
            <w:webHidden/>
          </w:rPr>
          <w:fldChar w:fldCharType="end"/>
        </w:r>
      </w:hyperlink>
    </w:p>
    <w:p w14:paraId="310E4540" w14:textId="6C024068" w:rsidR="00B23B83" w:rsidRDefault="00CE4C3D">
      <w:pPr>
        <w:pStyle w:val="32"/>
        <w:tabs>
          <w:tab w:val="right" w:leader="dot" w:pos="10762"/>
        </w:tabs>
        <w:rPr>
          <w:rFonts w:cstheme="minorBidi"/>
          <w:noProof/>
          <w:sz w:val="22"/>
          <w:szCs w:val="22"/>
        </w:rPr>
      </w:pPr>
      <w:hyperlink w:anchor="_Toc80026516" w:history="1">
        <w:r w:rsidR="00B23B83" w:rsidRPr="00AC698F">
          <w:rPr>
            <w:rStyle w:val="a5"/>
            <w:noProof/>
            <w:lang w:val="en-US"/>
          </w:rPr>
          <w:t>2.</w:t>
        </w:r>
        <w:r w:rsidR="00B23B83" w:rsidRPr="00AC698F">
          <w:rPr>
            <w:rStyle w:val="a5"/>
            <w:noProof/>
          </w:rPr>
          <w:t>10</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Pr>
            <w:noProof/>
            <w:webHidden/>
          </w:rPr>
          <w:t>85</w:t>
        </w:r>
        <w:r w:rsidR="00B23B83">
          <w:rPr>
            <w:noProof/>
            <w:webHidden/>
          </w:rPr>
          <w:fldChar w:fldCharType="end"/>
        </w:r>
      </w:hyperlink>
    </w:p>
    <w:p w14:paraId="0B837043" w14:textId="28943891" w:rsidR="00B23B83" w:rsidRDefault="00CE4C3D">
      <w:pPr>
        <w:pStyle w:val="22"/>
        <w:tabs>
          <w:tab w:val="right" w:leader="dot" w:pos="10762"/>
        </w:tabs>
        <w:rPr>
          <w:rFonts w:eastAsiaTheme="minorEastAsia"/>
          <w:noProof/>
          <w:lang w:eastAsia="ru-RU"/>
        </w:rPr>
      </w:pPr>
      <w:hyperlink w:anchor="_Toc80026517" w:history="1">
        <w:r w:rsidR="00B23B83" w:rsidRPr="00AC698F">
          <w:rPr>
            <w:rStyle w:val="a5"/>
            <w:noProof/>
            <w:lang w:val="en-US"/>
          </w:rPr>
          <w:t xml:space="preserve">2.11 </w:t>
        </w:r>
        <w:r w:rsidR="00B23B83" w:rsidRPr="00AC698F">
          <w:rPr>
            <w:rStyle w:val="a5"/>
            <w:noProof/>
          </w:rPr>
          <w:t>Состояние</w:t>
        </w:r>
        <w:r w:rsidR="00B23B83" w:rsidRPr="00AC698F">
          <w:rPr>
            <w:rStyle w:val="a5"/>
            <w:noProof/>
            <w:lang w:val="en-US"/>
          </w:rPr>
          <w:t xml:space="preserve"> </w:t>
        </w:r>
        <w:r w:rsidR="00B23B83" w:rsidRPr="00AC698F">
          <w:rPr>
            <w:rStyle w:val="a5"/>
            <w:noProof/>
          </w:rPr>
          <w:t>чека</w:t>
        </w:r>
        <w:r w:rsidR="00B23B83" w:rsidRPr="00AC698F">
          <w:rPr>
            <w:rStyle w:val="a5"/>
            <w:noProof/>
            <w:lang w:val="en-US"/>
          </w:rPr>
          <w:t xml:space="preserve"> </w:t>
        </w:r>
        <w:r w:rsidR="00B23B83" w:rsidRPr="00AC698F">
          <w:rPr>
            <w:rStyle w:val="a5"/>
            <w:noProof/>
          </w:rPr>
          <w:t>коррекции</w:t>
        </w:r>
        <w:r w:rsidR="00B23B83" w:rsidRPr="00AC698F">
          <w:rPr>
            <w:rStyle w:val="a5"/>
            <w:noProof/>
            <w:lang w:val="en-US"/>
          </w:rPr>
          <w:t xml:space="preserve"> </w:t>
        </w:r>
        <w:r w:rsidR="00B23B83" w:rsidRPr="00AC698F">
          <w:rPr>
            <w:rStyle w:val="a5"/>
            <w:noProof/>
          </w:rPr>
          <w:t>ФФД</w:t>
        </w:r>
        <w:r w:rsidR="00B23B83" w:rsidRPr="00AC698F">
          <w:rPr>
            <w:rStyle w:val="a5"/>
            <w:noProof/>
            <w:lang w:val="en-US"/>
          </w:rPr>
          <w:t xml:space="preserve"> 1.2</w:t>
        </w:r>
        <w:r w:rsidR="00B23B83">
          <w:rPr>
            <w:noProof/>
            <w:webHidden/>
          </w:rPr>
          <w:tab/>
        </w:r>
        <w:r w:rsidR="00B23B83">
          <w:rPr>
            <w:noProof/>
            <w:webHidden/>
          </w:rPr>
          <w:fldChar w:fldCharType="begin"/>
        </w:r>
        <w:r w:rsidR="00B23B83">
          <w:rPr>
            <w:noProof/>
            <w:webHidden/>
          </w:rPr>
          <w:instrText xml:space="preserve"> PAGEREF _Toc80026517 \h </w:instrText>
        </w:r>
        <w:r w:rsidR="00B23B83">
          <w:rPr>
            <w:noProof/>
            <w:webHidden/>
          </w:rPr>
        </w:r>
        <w:r w:rsidR="00B23B83">
          <w:rPr>
            <w:noProof/>
            <w:webHidden/>
          </w:rPr>
          <w:fldChar w:fldCharType="separate"/>
        </w:r>
        <w:r>
          <w:rPr>
            <w:noProof/>
            <w:webHidden/>
          </w:rPr>
          <w:t>87</w:t>
        </w:r>
        <w:r w:rsidR="00B23B83">
          <w:rPr>
            <w:noProof/>
            <w:webHidden/>
          </w:rPr>
          <w:fldChar w:fldCharType="end"/>
        </w:r>
      </w:hyperlink>
    </w:p>
    <w:p w14:paraId="4C7673CF" w14:textId="58B61847" w:rsidR="00B23B83" w:rsidRDefault="00CE4C3D">
      <w:pPr>
        <w:pStyle w:val="32"/>
        <w:tabs>
          <w:tab w:val="right" w:leader="dot" w:pos="10762"/>
        </w:tabs>
        <w:rPr>
          <w:rFonts w:cstheme="minorBidi"/>
          <w:noProof/>
          <w:sz w:val="22"/>
          <w:szCs w:val="22"/>
        </w:rPr>
      </w:pPr>
      <w:hyperlink w:anchor="_Toc80026518" w:history="1">
        <w:r w:rsidR="00B23B83" w:rsidRPr="00AC698F">
          <w:rPr>
            <w:rStyle w:val="a5"/>
            <w:noProof/>
            <w:lang w:val="en-US"/>
          </w:rPr>
          <w:t xml:space="preserve">2.11.1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_Toc80026518 \h </w:instrText>
        </w:r>
        <w:r w:rsidR="00B23B83">
          <w:rPr>
            <w:noProof/>
            <w:webHidden/>
          </w:rPr>
        </w:r>
        <w:r w:rsidR="00B23B83">
          <w:rPr>
            <w:noProof/>
            <w:webHidden/>
          </w:rPr>
          <w:fldChar w:fldCharType="separate"/>
        </w:r>
        <w:r>
          <w:rPr>
            <w:noProof/>
            <w:webHidden/>
          </w:rPr>
          <w:t>87</w:t>
        </w:r>
        <w:r w:rsidR="00B23B83">
          <w:rPr>
            <w:noProof/>
            <w:webHidden/>
          </w:rPr>
          <w:fldChar w:fldCharType="end"/>
        </w:r>
      </w:hyperlink>
    </w:p>
    <w:p w14:paraId="7745B240" w14:textId="2EAD47B7" w:rsidR="00B23B83" w:rsidRDefault="00CE4C3D">
      <w:pPr>
        <w:pStyle w:val="16"/>
        <w:tabs>
          <w:tab w:val="right" w:leader="dot" w:pos="10762"/>
        </w:tabs>
        <w:rPr>
          <w:rFonts w:eastAsiaTheme="minorEastAsia"/>
          <w:noProof/>
          <w:lang w:eastAsia="ru-RU"/>
        </w:rPr>
      </w:pPr>
      <w:hyperlink w:anchor="_Toc80026519" w:history="1">
        <w:r w:rsidR="00B23B83" w:rsidRPr="00AC698F">
          <w:rPr>
            <w:rStyle w:val="a5"/>
            <w:noProof/>
            <w:lang w:val="en-US"/>
          </w:rPr>
          <w:t>3. Swagger</w:t>
        </w:r>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Pr>
            <w:noProof/>
            <w:webHidden/>
          </w:rPr>
          <w:t>90</w:t>
        </w:r>
        <w:r w:rsidR="00B23B83">
          <w:rPr>
            <w:noProof/>
            <w:webHidden/>
          </w:rPr>
          <w:fldChar w:fldCharType="end"/>
        </w:r>
      </w:hyperlink>
    </w:p>
    <w:p w14:paraId="47D42A39" w14:textId="516D7C25" w:rsidR="00B23B83" w:rsidRDefault="00CE4C3D">
      <w:pPr>
        <w:pStyle w:val="16"/>
        <w:tabs>
          <w:tab w:val="right" w:leader="dot" w:pos="10762"/>
        </w:tabs>
        <w:rPr>
          <w:rFonts w:eastAsiaTheme="minorEastAsia"/>
          <w:noProof/>
          <w:lang w:eastAsia="ru-RU"/>
        </w:rPr>
      </w:pPr>
      <w:hyperlink w:anchor="_Toc80026520" w:history="1">
        <w:r w:rsidR="00B23B83" w:rsidRPr="00AC698F">
          <w:rPr>
            <w:rStyle w:val="a5"/>
            <w:noProof/>
          </w:rPr>
          <w:t>4. Ссылки на чек.</w:t>
        </w:r>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Pr>
            <w:noProof/>
            <w:webHidden/>
          </w:rPr>
          <w:t>90</w:t>
        </w:r>
        <w:r w:rsidR="00B23B83">
          <w:rPr>
            <w:noProof/>
            <w:webHidden/>
          </w:rPr>
          <w:fldChar w:fldCharType="end"/>
        </w:r>
      </w:hyperlink>
    </w:p>
    <w:p w14:paraId="3164B8FB" w14:textId="6521AC35" w:rsidR="00B23B83" w:rsidRDefault="00CE4C3D">
      <w:pPr>
        <w:pStyle w:val="16"/>
        <w:tabs>
          <w:tab w:val="right" w:leader="dot" w:pos="10762"/>
        </w:tabs>
        <w:rPr>
          <w:rFonts w:eastAsiaTheme="minorEastAsia"/>
          <w:noProof/>
          <w:lang w:eastAsia="ru-RU"/>
        </w:rPr>
      </w:pPr>
      <w:hyperlink w:anchor="_Toc80026521" w:history="1">
        <w:r w:rsidR="00B23B83" w:rsidRPr="00AC698F">
          <w:rPr>
            <w:rStyle w:val="a5"/>
            <w:noProof/>
          </w:rPr>
          <w:t>Изменения в документе</w:t>
        </w:r>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Pr>
            <w:noProof/>
            <w:webHidden/>
          </w:rPr>
          <w:t>92</w:t>
        </w:r>
        <w:r w:rsidR="00B23B83">
          <w:rPr>
            <w:noProof/>
            <w:webHidden/>
          </w:rPr>
          <w:fldChar w:fldCharType="end"/>
        </w:r>
      </w:hyperlink>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80026459"/>
      <w:r w:rsidRPr="003B6B91">
        <w:rPr>
          <w:sz w:val="32"/>
          <w:szCs w:val="32"/>
        </w:rPr>
        <w:lastRenderedPageBreak/>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80026460"/>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w:t>
      </w:r>
      <w:r w:rsidR="00B36432" w:rsidRPr="00B36432">
        <w:rPr>
          <w:rFonts w:cstheme="minorHAnsi"/>
          <w:b/>
          <w:sz w:val="24"/>
          <w:szCs w:val="24"/>
          <w:lang w:val="en-US"/>
        </w:rPr>
        <w:t>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r w:rsidR="00C03F64">
        <w:rPr>
          <w:rFonts w:cstheme="minorHAnsi"/>
          <w:sz w:val="24"/>
          <w:szCs w:val="24"/>
        </w:rPr>
        <w:t>программно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r w:rsidRPr="008C31CE">
          <w:rPr>
            <w:rStyle w:val="a5"/>
            <w:rFonts w:cstheme="minorHAnsi"/>
            <w:sz w:val="24"/>
            <w:szCs w:val="24"/>
            <w:lang w:val="en-US"/>
          </w:rPr>
          <w:t>orangedata</w:t>
        </w:r>
        <w:r w:rsidRPr="008C31CE">
          <w:rPr>
            <w:rStyle w:val="a5"/>
            <w:rFonts w:cstheme="minorHAnsi"/>
            <w:sz w:val="24"/>
            <w:szCs w:val="24"/>
          </w:rPr>
          <w:t>.</w:t>
        </w:r>
        <w:r w:rsidRPr="008C31CE">
          <w:rPr>
            <w:rStyle w:val="a5"/>
            <w:rFonts w:cstheme="minorHAnsi"/>
            <w:sz w:val="24"/>
            <w:szCs w:val="24"/>
            <w:lang w:val="en-US"/>
          </w:rPr>
          <w:t>ru</w:t>
        </w:r>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r w:rsidRPr="009B0307">
        <w:rPr>
          <w:rFonts w:cstheme="minorHAnsi"/>
          <w:b/>
          <w:bCs/>
          <w:sz w:val="24"/>
          <w:szCs w:val="24"/>
          <w:lang w:val="en-US"/>
        </w:rPr>
        <w:t>fsNumber</w:t>
      </w:r>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(deviceSN)</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(deviceRN),</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r w:rsidR="00D17DFB" w:rsidRPr="00D17DFB">
        <w:rPr>
          <w:rFonts w:cstheme="minorHAnsi"/>
          <w:b/>
          <w:bCs/>
          <w:sz w:val="24"/>
          <w:szCs w:val="24"/>
          <w:lang w:val="en-US"/>
        </w:rPr>
        <w:t>shiftNumber</w:t>
      </w:r>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r w:rsidRPr="00D17DFB">
        <w:rPr>
          <w:rFonts w:cstheme="minorHAnsi"/>
          <w:b/>
          <w:bCs/>
          <w:sz w:val="24"/>
          <w:szCs w:val="24"/>
          <w:lang w:val="en-US"/>
        </w:rPr>
        <w:t>documentNumber</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r w:rsidRPr="00D17DFB">
        <w:rPr>
          <w:rFonts w:cstheme="minorHAnsi"/>
          <w:b/>
          <w:bCs/>
          <w:sz w:val="24"/>
          <w:szCs w:val="24"/>
          <w:lang w:val="en-US"/>
        </w:rPr>
        <w:t>fp</w:t>
      </w:r>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Pr="00CE77A8">
        <w:rPr>
          <w:rFonts w:cstheme="minorHAnsi"/>
          <w:sz w:val="24"/>
          <w:szCs w:val="24"/>
          <w:lang w:val="en-US"/>
        </w:rPr>
        <w:t>Orange</w:t>
      </w:r>
      <w:r w:rsidRPr="00CE77A8">
        <w:rPr>
          <w:rFonts w:cstheme="minorHAnsi"/>
          <w:sz w:val="24"/>
          <w:szCs w:val="24"/>
        </w:rPr>
        <w:t xml:space="preserve"> </w:t>
      </w:r>
      <w:r w:rsidRPr="00CE77A8">
        <w:rPr>
          <w:rFonts w:cstheme="minorHAnsi"/>
          <w:sz w:val="24"/>
          <w:szCs w:val="24"/>
          <w:lang w:val="en-US"/>
        </w:rPr>
        <w:t>data</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r w:rsidR="00281F66" w:rsidRPr="00FD5E80">
        <w:rPr>
          <w:rFonts w:cstheme="minorHAnsi"/>
          <w:sz w:val="24"/>
          <w:szCs w:val="24"/>
        </w:rPr>
        <w:t xml:space="preserve">- это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r w:rsidR="00281F66" w:rsidRPr="00FD5E80">
        <w:rPr>
          <w:rFonts w:cstheme="minorHAnsi"/>
          <w:sz w:val="24"/>
          <w:szCs w:val="24"/>
        </w:rPr>
        <w:t xml:space="preserve">- это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r w:rsidR="00281F66" w:rsidRPr="00BA12AC">
        <w:rPr>
          <w:rFonts w:cstheme="minorHAnsi"/>
          <w:sz w:val="24"/>
          <w:szCs w:val="24"/>
        </w:rPr>
        <w:t xml:space="preserve">- </w:t>
      </w:r>
      <w:r w:rsidR="00281F66" w:rsidRPr="00FD5E80">
        <w:rPr>
          <w:rFonts w:cstheme="minorHAnsi"/>
          <w:sz w:val="24"/>
          <w:szCs w:val="24"/>
        </w:rPr>
        <w:t>это специальное устройство хранения данных с машиной Java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r w:rsidR="00281F66" w:rsidRPr="00FD5E80">
        <w:rPr>
          <w:rFonts w:cstheme="minorHAnsi"/>
          <w:b/>
          <w:bCs/>
          <w:sz w:val="24"/>
          <w:szCs w:val="24"/>
          <w:lang w:val="en-US"/>
        </w:rPr>
        <w:t>fsNumber</w:t>
      </w:r>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Pr="00FD5E80">
        <w:rPr>
          <w:rFonts w:cstheme="minorHAnsi"/>
          <w:sz w:val="24"/>
          <w:szCs w:val="24"/>
        </w:rPr>
        <w:t xml:space="preserve">Например,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r w:rsidR="00EC2F21">
        <w:rPr>
          <w:rFonts w:cstheme="minorHAnsi"/>
          <w:sz w:val="24"/>
          <w:szCs w:val="24"/>
        </w:rPr>
        <w:t>fp)</w:t>
      </w:r>
      <w:r w:rsidR="00281F66" w:rsidRPr="00FD5E80">
        <w:rPr>
          <w:rFonts w:cstheme="minorHAnsi"/>
          <w:sz w:val="24"/>
          <w:szCs w:val="24"/>
        </w:rPr>
        <w:t xml:space="preserve"> - это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w:t>
      </w:r>
      <w:proofErr w:type="gramStart"/>
      <w:r w:rsidR="00B73B02">
        <w:rPr>
          <w:rFonts w:cstheme="minorHAnsi"/>
          <w:sz w:val="24"/>
          <w:szCs w:val="24"/>
        </w:rPr>
        <w:t>не будет принят</w:t>
      </w:r>
      <w:proofErr w:type="gramEnd"/>
      <w:r w:rsidR="00B73B02">
        <w:rPr>
          <w:rFonts w:cstheme="minorHAnsi"/>
          <w:sz w:val="24"/>
          <w:szCs w:val="24"/>
        </w:rPr>
        <w:t xml:space="preserve">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75E4AEF9" w:rsidR="00281F66" w:rsidRPr="001F26AE"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Оранждата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sidR="00E10A3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E10A3E">
        <w:rPr>
          <w:rFonts w:cstheme="minorHAnsi"/>
          <w:sz w:val="24"/>
          <w:szCs w:val="24"/>
        </w:rPr>
        <w:t xml:space="preserve">Сервис «Оранждата» использует </w:t>
      </w:r>
      <w:r w:rsidR="00E10A3E" w:rsidRPr="00E84B96">
        <w:rPr>
          <w:rFonts w:cstheme="minorHAnsi"/>
          <w:b/>
          <w:bCs/>
          <w:sz w:val="24"/>
          <w:szCs w:val="24"/>
        </w:rPr>
        <w:t>ФФД 1.05</w:t>
      </w:r>
      <w:r w:rsidR="00E10A3E">
        <w:rPr>
          <w:rFonts w:cstheme="minorHAnsi"/>
          <w:sz w:val="24"/>
          <w:szCs w:val="24"/>
        </w:rPr>
        <w:t>.</w:t>
      </w:r>
      <w:r w:rsidR="001F26AE" w:rsidRPr="001F26A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80026461"/>
      <w:r w:rsidRPr="003B6B91">
        <w:rPr>
          <w:sz w:val="26"/>
          <w:szCs w:val="26"/>
        </w:rPr>
        <w:lastRenderedPageBreak/>
        <w:t>1.2. Подключение к</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имеет две тестовые среды и одну производственную среду.</w:t>
      </w:r>
    </w:p>
    <w:p w14:paraId="46B24B00" w14:textId="53E2D8E7" w:rsidR="00281F66" w:rsidRPr="003B6B91" w:rsidRDefault="00281F66" w:rsidP="00705CE0">
      <w:pPr>
        <w:pStyle w:val="3"/>
      </w:pPr>
      <w:bookmarkStart w:id="9" w:name="_Toc59045179"/>
      <w:bookmarkStart w:id="10" w:name="_Toc63432900"/>
      <w:bookmarkStart w:id="11" w:name="_Toc80026462"/>
      <w:r w:rsidRPr="003B6B91">
        <w:t>1.2.1. Две тестовые среды</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Тестовая среда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Любой тестер может использовать тестовую среду OrangeData 1 бесплатно.</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может быть использована для ИНН любого клиента без длительного периода конфигурации.</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Тестовая среда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Для настройки тестовой среды 2 для каждой компании требуется 1-3 дня на настройку и установку устройства. Это не бесплатная услуга.</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 не м</w:t>
            </w:r>
            <w:r>
              <w:rPr>
                <w:rFonts w:cstheme="minorHAnsi"/>
                <w:sz w:val="24"/>
                <w:szCs w:val="24"/>
              </w:rPr>
              <w:t>огут использовать какие-либо ИНН</w:t>
            </w:r>
            <w:r w:rsidRPr="005B093B">
              <w:rPr>
                <w:rFonts w:cstheme="minorHAnsi"/>
                <w:sz w:val="24"/>
                <w:szCs w:val="24"/>
              </w:rPr>
              <w:t xml:space="preserve"> для тестов. Для каждого тестового физического устройства можно</w:t>
            </w:r>
            <w:r>
              <w:rPr>
                <w:rFonts w:cstheme="minorHAnsi"/>
                <w:sz w:val="24"/>
                <w:szCs w:val="24"/>
              </w:rPr>
              <w:t xml:space="preserve"> настроить только конкретное ИНН</w:t>
            </w:r>
            <w:r w:rsidRPr="005B093B">
              <w:rPr>
                <w:rFonts w:cstheme="minorHAnsi"/>
                <w:sz w:val="24"/>
                <w:szCs w:val="24"/>
              </w:rPr>
              <w:t>.</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Тестовая среда в основном используется разработчиками OrangeData и не рекомендуется для клиентов (некоторые функции могут быть недоступны, когда команда OrangeData тестирует новые версии).</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F42CA2C" w14:textId="77777777" w:rsidR="00C37DB9" w:rsidRDefault="00C37DB9" w:rsidP="0073313C">
      <w:pPr>
        <w:spacing w:line="240" w:lineRule="auto"/>
        <w:jc w:val="both"/>
        <w:rPr>
          <w:rFonts w:cstheme="minorHAnsi"/>
          <w:b/>
          <w:bCs/>
          <w:sz w:val="24"/>
          <w:szCs w:val="24"/>
        </w:rPr>
      </w:pP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CellMar>
          <w:left w:w="0" w:type="dxa"/>
          <w:right w:w="0" w:type="dxa"/>
        </w:tblCellMar>
        <w:tblLook w:val="04A0" w:firstRow="1" w:lastRow="0" w:firstColumn="1" w:lastColumn="0" w:noHBand="0" w:noVBand="1"/>
      </w:tblPr>
      <w:tblGrid>
        <w:gridCol w:w="1454"/>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CE4C3D" w:rsidP="00D42173">
            <w:pPr>
              <w:spacing w:line="240" w:lineRule="auto"/>
              <w:rPr>
                <w:rFonts w:cstheme="minorHAnsi"/>
                <w:sz w:val="20"/>
                <w:szCs w:val="20"/>
              </w:rPr>
            </w:pPr>
            <w:hyperlink r:id="rId12"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CE4C3D" w:rsidP="00D42173">
            <w:pPr>
              <w:spacing w:line="240" w:lineRule="auto"/>
              <w:rPr>
                <w:rFonts w:cstheme="minorHAnsi"/>
                <w:sz w:val="20"/>
                <w:szCs w:val="20"/>
              </w:rPr>
            </w:pPr>
            <w:hyperlink r:id="rId13"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Недоступен</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CE4C3D" w:rsidP="00006AB9">
            <w:pPr>
              <w:spacing w:line="240" w:lineRule="auto"/>
              <w:rPr>
                <w:rFonts w:cstheme="minorHAnsi"/>
                <w:sz w:val="20"/>
                <w:szCs w:val="20"/>
              </w:rPr>
            </w:pPr>
            <w:hyperlink r:id="rId14"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CE4C3D" w:rsidP="00006AB9">
            <w:pPr>
              <w:spacing w:line="240" w:lineRule="auto"/>
              <w:rPr>
                <w:rFonts w:cstheme="minorHAnsi"/>
                <w:sz w:val="20"/>
                <w:szCs w:val="20"/>
              </w:rPr>
            </w:pPr>
            <w:hyperlink r:id="rId15"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r w:rsidRPr="00006AB9">
              <w:rPr>
                <w:rFonts w:cstheme="minorHAnsi"/>
                <w:sz w:val="20"/>
                <w:szCs w:val="20"/>
              </w:rPr>
              <w:t>ger JSON</w:t>
            </w:r>
            <w:r w:rsidR="00006AB9">
              <w:rPr>
                <w:rFonts w:cstheme="minorHAnsi"/>
                <w:sz w:val="20"/>
                <w:szCs w:val="20"/>
                <w:lang w:val="en-US"/>
              </w:rPr>
              <w:t xml:space="preserve"> </w:t>
            </w:r>
            <w:r w:rsidR="00006AB9">
              <w:rPr>
                <w:rFonts w:cstheme="minorHAnsi"/>
                <w:sz w:val="20"/>
                <w:szCs w:val="20"/>
              </w:rPr>
              <w:t>спецификация</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CE4C3D" w:rsidP="00006AB9">
            <w:pPr>
              <w:spacing w:line="240" w:lineRule="auto"/>
              <w:rPr>
                <w:rFonts w:cstheme="minorHAnsi"/>
                <w:sz w:val="20"/>
                <w:szCs w:val="20"/>
              </w:rPr>
            </w:pPr>
            <w:hyperlink r:id="rId16"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CE4C3D" w:rsidP="00006AB9">
            <w:pPr>
              <w:spacing w:line="240" w:lineRule="auto"/>
              <w:rPr>
                <w:rFonts w:cstheme="minorHAnsi"/>
                <w:sz w:val="20"/>
                <w:szCs w:val="20"/>
              </w:rPr>
            </w:pPr>
            <w:hyperlink r:id="rId17"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2" w:name="_Toc59045180"/>
      <w:bookmarkStart w:id="13" w:name="_Toc63432901"/>
      <w:bookmarkStart w:id="14" w:name="_Toc80026463"/>
      <w:r w:rsidRPr="003B6B91">
        <w:lastRenderedPageBreak/>
        <w:t>1.2.2. Производственная среда</w:t>
      </w:r>
      <w:bookmarkEnd w:id="12"/>
      <w:bookmarkEnd w:id="13"/>
      <w:bookmarkEnd w:id="14"/>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CE4C3D" w:rsidP="0073313C">
            <w:pPr>
              <w:spacing w:line="240" w:lineRule="auto"/>
              <w:jc w:val="both"/>
              <w:rPr>
                <w:rFonts w:cstheme="minorHAnsi"/>
                <w:sz w:val="20"/>
                <w:szCs w:val="20"/>
              </w:rPr>
            </w:pPr>
            <w:hyperlink r:id="rId18"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62.76.112.48 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CE4C3D" w:rsidP="0073313C">
            <w:pPr>
              <w:spacing w:line="240" w:lineRule="auto"/>
              <w:jc w:val="both"/>
              <w:rPr>
                <w:rFonts w:cstheme="minorHAnsi"/>
                <w:sz w:val="20"/>
                <w:szCs w:val="20"/>
              </w:rPr>
            </w:pPr>
            <w:hyperlink r:id="rId19"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/api/v2/ в бар URL, чтобы проверить доступность</w:t>
            </w:r>
          </w:p>
        </w:tc>
      </w:tr>
      <w:tr w:rsidR="00281F66" w:rsidRPr="00CF1D55"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Swagger-ui</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CE4C3D" w:rsidP="0073313C">
            <w:pPr>
              <w:spacing w:line="240" w:lineRule="auto"/>
              <w:jc w:val="both"/>
              <w:rPr>
                <w:rFonts w:cstheme="minorHAnsi"/>
                <w:sz w:val="20"/>
                <w:szCs w:val="20"/>
                <w:lang w:val="en-US"/>
              </w:rPr>
            </w:pPr>
            <w:hyperlink r:id="rId20" w:history="1">
              <w:r w:rsidR="00281F66" w:rsidRPr="00006AB9">
                <w:rPr>
                  <w:rStyle w:val="a5"/>
                  <w:rFonts w:cstheme="minorHAnsi"/>
                  <w:sz w:val="20"/>
                  <w:szCs w:val="20"/>
                  <w:lang w:val="en-US"/>
                </w:rPr>
                <w:t>https://api.orangedata.ru:12003/swagger</w:t>
              </w:r>
            </w:hyperlink>
          </w:p>
        </w:tc>
      </w:tr>
      <w:tr w:rsidR="00281F66" w:rsidRPr="00CF1D55"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r w:rsidR="008E56B9" w:rsidRPr="00006AB9">
              <w:rPr>
                <w:rFonts w:cstheme="minorHAnsi"/>
                <w:sz w:val="20"/>
                <w:szCs w:val="20"/>
              </w:rPr>
              <w:t xml:space="preserve">gger </w:t>
            </w:r>
            <w:r w:rsidRPr="00006AB9">
              <w:rPr>
                <w:rFonts w:cstheme="minorHAnsi"/>
                <w:sz w:val="20"/>
                <w:szCs w:val="20"/>
              </w:rPr>
              <w:t>JSON</w:t>
            </w:r>
            <w:r w:rsidR="0063743B" w:rsidRPr="00006AB9">
              <w:rPr>
                <w:rFonts w:cstheme="minorHAnsi"/>
                <w:sz w:val="20"/>
                <w:szCs w:val="20"/>
                <w:lang w:val="en-US"/>
              </w:rPr>
              <w:t xml:space="preserve"> спецификация</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CE4C3D" w:rsidP="0073313C">
            <w:pPr>
              <w:spacing w:line="240" w:lineRule="auto"/>
              <w:jc w:val="both"/>
              <w:rPr>
                <w:rFonts w:cstheme="minorHAnsi"/>
                <w:sz w:val="20"/>
                <w:szCs w:val="20"/>
                <w:lang w:val="en-US"/>
              </w:rPr>
            </w:pPr>
            <w:hyperlink r:id="rId21"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5" w:name="_Toc59045181"/>
      <w:bookmarkStart w:id="16" w:name="_Toc63432902"/>
      <w:bookmarkStart w:id="17" w:name="_Toc80026464"/>
      <w:r w:rsidRPr="00AA1546">
        <w:t>1.2.3. Безопасность</w:t>
      </w:r>
      <w:bookmarkEnd w:id="15"/>
      <w:bookmarkEnd w:id="16"/>
      <w:bookmarkEnd w:id="17"/>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r w:rsidRPr="00841BCE">
        <w:rPr>
          <w:rFonts w:cstheme="minorHAnsi"/>
          <w:sz w:val="24"/>
          <w:szCs w:val="24"/>
        </w:rPr>
        <w:t>OrangeData.</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2"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proofErr w:type="gramStart"/>
      <w:r w:rsidR="00841BCE">
        <w:rPr>
          <w:rFonts w:cstheme="minorHAnsi"/>
          <w:sz w:val="24"/>
          <w:szCs w:val="24"/>
        </w:rPr>
        <w:t>В</w:t>
      </w:r>
      <w:proofErr w:type="gramEnd"/>
      <w:r w:rsidR="00841BCE">
        <w:rPr>
          <w:rFonts w:cstheme="minorHAnsi"/>
          <w:sz w:val="24"/>
          <w:szCs w:val="24"/>
        </w:rPr>
        <w:t xml:space="preserve">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Вы можете скачать тестовый сертификат из Git</w:t>
      </w:r>
      <w:r w:rsidR="00841BCE">
        <w:rPr>
          <w:rFonts w:cstheme="minorHAnsi"/>
          <w:sz w:val="24"/>
          <w:szCs w:val="24"/>
        </w:rPr>
        <w:t xml:space="preserve"> по адресу </w:t>
      </w:r>
      <w:hyperlink r:id="rId23" w:history="1">
        <w:proofErr w:type="gramStart"/>
        <w:r w:rsidR="00841BCE" w:rsidRPr="00E2294A">
          <w:rPr>
            <w:rStyle w:val="a5"/>
            <w:rFonts w:cstheme="minorHAnsi"/>
            <w:sz w:val="24"/>
            <w:szCs w:val="24"/>
          </w:rPr>
          <w:t>https://github.com/orangedata-official/API/tree/master/files_for_test/client_ca.crt</w:t>
        </w:r>
      </w:hyperlink>
      <w:r w:rsidR="00841BCE">
        <w:rPr>
          <w:rFonts w:cstheme="minorHAnsi"/>
          <w:sz w:val="24"/>
          <w:szCs w:val="24"/>
        </w:rPr>
        <w:t xml:space="preserve"> .</w:t>
      </w:r>
      <w:proofErr w:type="gramEnd"/>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O</w:t>
      </w:r>
      <w:r w:rsidR="00F7757F" w:rsidRPr="00841BCE">
        <w:rPr>
          <w:rFonts w:cstheme="minorHAnsi"/>
          <w:sz w:val="24"/>
          <w:szCs w:val="24"/>
        </w:rPr>
        <w:t>rangeDa</w:t>
      </w:r>
      <w:r w:rsidR="00B33936" w:rsidRPr="00841BCE">
        <w:rPr>
          <w:rFonts w:cstheme="minorHAnsi"/>
          <w:sz w:val="24"/>
          <w:szCs w:val="24"/>
        </w:rPr>
        <w:t>ta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8" w:name="_Toc59045182"/>
      <w:bookmarkStart w:id="19" w:name="_Toc63432903"/>
      <w:bookmarkStart w:id="20" w:name="_Toc80026465"/>
      <w:r w:rsidRPr="003B6B91">
        <w:lastRenderedPageBreak/>
        <w:t xml:space="preserve">1.2.4. Сертификат </w:t>
      </w:r>
      <w:r w:rsidRPr="003B6B91">
        <w:rPr>
          <w:lang w:val="en-US"/>
        </w:rPr>
        <w:t>SSL</w:t>
      </w:r>
      <w:r w:rsidRPr="003B6B91">
        <w:t xml:space="preserve"> и ключи </w:t>
      </w:r>
      <w:bookmarkEnd w:id="18"/>
      <w:r w:rsidRPr="003B6B91">
        <w:t>для</w:t>
      </w:r>
      <w:r w:rsidRPr="003B6B91">
        <w:rPr>
          <w:lang w:val="en-US"/>
        </w:rPr>
        <w:t> </w:t>
      </w:r>
      <w:r w:rsidRPr="003B6B91">
        <w:t>тестовой среды</w:t>
      </w:r>
      <w:bookmarkEnd w:id="19"/>
      <w:bookmarkEnd w:id="20"/>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В обеих тестовых средах (1 и 2) используется https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Git </w:t>
      </w:r>
      <w:r w:rsidR="00BA7AB0">
        <w:rPr>
          <w:rFonts w:cstheme="minorHAnsi"/>
          <w:sz w:val="24"/>
          <w:szCs w:val="24"/>
        </w:rPr>
        <w:t>по адресу</w:t>
      </w:r>
      <w:r w:rsidR="00841BCE">
        <w:rPr>
          <w:rFonts w:cstheme="minorHAnsi"/>
          <w:sz w:val="24"/>
          <w:szCs w:val="24"/>
        </w:rPr>
        <w:t xml:space="preserve"> </w:t>
      </w:r>
      <w:hyperlink r:id="rId24"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file_for_test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r w:rsidR="00430620" w:rsidRPr="00FD5E80">
              <w:rPr>
                <w:rFonts w:cstheme="minorHAnsi"/>
                <w:sz w:val="24"/>
                <w:szCs w:val="24"/>
              </w:rPr>
              <w:t>Orangedata</w:t>
            </w:r>
            <w:r w:rsidR="00114E2C">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всех клиентов подписываются закрытым ключ</w:t>
            </w:r>
            <w:r w:rsidR="00BA7AB0">
              <w:rPr>
                <w:rFonts w:cstheme="minorHAnsi"/>
                <w:sz w:val="24"/>
                <w:szCs w:val="24"/>
              </w:rPr>
              <w:t>ё</w:t>
            </w:r>
            <w:r w:rsidR="00BD5CA9">
              <w:rPr>
                <w:rFonts w:cstheme="minorHAnsi"/>
                <w:sz w:val="24"/>
                <w:szCs w:val="24"/>
              </w:rPr>
              <w:t>м,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.key</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подписанный закрытым ключ</w:t>
            </w:r>
            <w:r w:rsidR="00BA7AB0">
              <w:rPr>
                <w:rFonts w:cstheme="minorHAnsi"/>
                <w:sz w:val="24"/>
                <w:szCs w:val="24"/>
              </w:rPr>
              <w:t>ё</w:t>
            </w:r>
            <w:r>
              <w:rPr>
                <w:rFonts w:cstheme="minorHAnsi"/>
                <w:sz w:val="24"/>
                <w:szCs w:val="24"/>
              </w:rPr>
              <w:t xml:space="preserve">м,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r>
              <w:rPr>
                <w:rFonts w:cstheme="minorHAnsi"/>
                <w:b/>
                <w:bCs/>
                <w:sz w:val="24"/>
                <w:szCs w:val="24"/>
                <w:lang w:val="en-US"/>
              </w:rPr>
              <w:t>cl</w:t>
            </w:r>
            <w:r w:rsidR="00281F66" w:rsidRPr="00FD5E80">
              <w:rPr>
                <w:rFonts w:cstheme="minorHAnsi"/>
                <w:b/>
                <w:bCs/>
                <w:sz w:val="24"/>
                <w:szCs w:val="24"/>
                <w:lang w:val="en-US"/>
              </w:rPr>
              <w:t>ient.pfx</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Т.е.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crt</w:t>
            </w:r>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r w:rsidR="00114E2C">
              <w:rPr>
                <w:rFonts w:cstheme="minorHAnsi"/>
                <w:sz w:val="24"/>
                <w:szCs w:val="24"/>
                <w:lang w:val="en-US"/>
              </w:rPr>
              <w:t>openssl</w:t>
            </w:r>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r w:rsidR="00114E2C" w:rsidRPr="00114E2C">
              <w:rPr>
                <w:rFonts w:cstheme="minorHAnsi"/>
                <w:b/>
                <w:bCs/>
                <w:sz w:val="24"/>
                <w:szCs w:val="24"/>
                <w:lang w:val="en-US"/>
              </w:rPr>
              <w:t>pfx</w:t>
            </w:r>
            <w:r w:rsidR="00114E2C" w:rsidRPr="00114E2C">
              <w:rPr>
                <w:rFonts w:cstheme="minorHAnsi"/>
                <w:sz w:val="24"/>
                <w:szCs w:val="24"/>
              </w:rPr>
              <w:t xml:space="preserve"> </w:t>
            </w:r>
            <w:r w:rsidR="00114E2C">
              <w:rPr>
                <w:rFonts w:cstheme="minorHAnsi"/>
                <w:sz w:val="24"/>
                <w:szCs w:val="24"/>
              </w:rPr>
              <w:t>используется пароль 1234</w:t>
            </w:r>
            <w:r w:rsidR="006D199A" w:rsidRPr="000D0F56">
              <w:rPr>
                <w:rFonts w:cstheme="minorHAnsi"/>
                <w:sz w:val="24"/>
                <w:szCs w:val="24"/>
              </w:rPr>
              <w:t>.</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В зависимости от используемого Вами программного обеспечения,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r w:rsidRPr="00114E2C">
              <w:rPr>
                <w:rFonts w:cstheme="minorHAnsi"/>
                <w:b/>
                <w:bCs/>
                <w:sz w:val="24"/>
                <w:szCs w:val="24"/>
                <w:lang w:val="en-US"/>
              </w:rPr>
              <w:t>pfx</w:t>
            </w:r>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crt</w:t>
            </w:r>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Описание файла в каталоге GIT SignatureGenerator</w:t>
      </w:r>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r w:rsidRPr="00853102">
              <w:rPr>
                <w:sz w:val="24"/>
                <w:szCs w:val="24"/>
                <w:lang w:val="en-US"/>
              </w:rPr>
              <w:t>SignatureGenerator.exe</w:t>
            </w:r>
            <w:r>
              <w:rPr>
                <w:sz w:val="24"/>
                <w:szCs w:val="24"/>
                <w:lang w:val="en-US"/>
              </w:rPr>
              <w:t>.config</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r>
              <w:rPr>
                <w:rFonts w:cstheme="minorHAnsi"/>
                <w:sz w:val="24"/>
                <w:szCs w:val="24"/>
                <w:lang w:val="en-US"/>
              </w:rPr>
              <w:t>SignatureGenerator</w:t>
            </w:r>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r>
              <w:rPr>
                <w:rFonts w:cstheme="minorHAnsi"/>
                <w:sz w:val="24"/>
                <w:szCs w:val="24"/>
                <w:lang w:val="en-US"/>
              </w:rPr>
              <w:t>SignatureGenerator</w:t>
            </w:r>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1" w:name="_Toc59045183"/>
      <w:bookmarkStart w:id="22" w:name="_Ref59044081"/>
      <w:bookmarkStart w:id="23" w:name="_Toc63432904"/>
      <w:bookmarkStart w:id="24" w:name="_Toc80026466"/>
      <w:bookmarkEnd w:id="21"/>
      <w:r>
        <w:t>1.2.5. Подписание тела</w:t>
      </w:r>
      <w:r w:rsidR="00281F66" w:rsidRPr="003B6B91">
        <w:t xml:space="preserve"> запроса</w:t>
      </w:r>
      <w:bookmarkEnd w:id="22"/>
      <w:bookmarkEnd w:id="23"/>
      <w:bookmarkEnd w:id="24"/>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http-заголовке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X-Signature</w:t>
      </w:r>
      <w:r w:rsidR="00EE7925" w:rsidRPr="00EE7925">
        <w:rPr>
          <w:rFonts w:cstheme="minorHAnsi"/>
          <w:sz w:val="24"/>
          <w:szCs w:val="24"/>
        </w:rPr>
        <w:t>, закодированном с использованием кодировки base64.</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кот</w:t>
      </w:r>
      <w:r w:rsidR="001F26AE">
        <w:rPr>
          <w:rFonts w:cstheme="minorHAnsi"/>
          <w:sz w:val="24"/>
          <w:szCs w:val="24"/>
        </w:rPr>
        <w:t>о</w:t>
      </w:r>
      <w:r w:rsidR="00C66711" w:rsidRPr="00C66711">
        <w:rPr>
          <w:rFonts w:cstheme="minorHAnsi"/>
          <w:sz w:val="24"/>
          <w:szCs w:val="24"/>
        </w:rPr>
        <w:t xml:space="preserve">рый опубликован в ГИТ по адресу </w:t>
      </w:r>
      <w:hyperlink r:id="rId25"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5" w:name="_Toc59045184"/>
      <w:bookmarkStart w:id="26" w:name="_Toc63432905"/>
      <w:bookmarkStart w:id="27" w:name="_Toc80026467"/>
      <w:r w:rsidRPr="003B6B91">
        <w:t xml:space="preserve">1.2.6. </w:t>
      </w:r>
      <w:bookmarkEnd w:id="25"/>
      <w:bookmarkEnd w:id="26"/>
      <w:r w:rsidR="004431D0">
        <w:t>Формат сообщения и кодировка текста</w:t>
      </w:r>
      <w:bookmarkEnd w:id="27"/>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6C6671">
        <w:rPr>
          <w:rFonts w:cstheme="minorHAnsi"/>
          <w:sz w:val="24"/>
          <w:szCs w:val="24"/>
        </w:rPr>
        <w:t xml:space="preserve">Подробное описание формата фискальных документов Вы можете изучить на сайте ФНС по адресу </w:t>
      </w:r>
      <w:hyperlink r:id="rId26"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r w:rsidR="004431D0">
        <w:rPr>
          <w:rFonts w:cstheme="minorHAnsi"/>
          <w:sz w:val="24"/>
          <w:szCs w:val="24"/>
          <w:lang w:val="en-US"/>
        </w:rPr>
        <w:t>OrangeData</w:t>
      </w:r>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w:t>
      </w:r>
      <w:r w:rsidR="006C6671">
        <w:rPr>
          <w:rFonts w:cstheme="minorHAnsi"/>
          <w:sz w:val="24"/>
          <w:szCs w:val="24"/>
        </w:rPr>
        <w:lastRenderedPageBreak/>
        <w:t xml:space="preserve">«неподдерживаемые»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proofErr w:type="gramStart"/>
      <w:r w:rsidR="00EC2F21">
        <w:rPr>
          <w:rFonts w:cstheme="minorHAnsi"/>
          <w:sz w:val="24"/>
          <w:szCs w:val="24"/>
        </w:rPr>
        <w:t>‘«</w:t>
      </w:r>
      <w:proofErr w:type="gramEnd"/>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ОФД и ФНС – сервис </w:t>
      </w:r>
      <w:r w:rsidR="004431D0">
        <w:rPr>
          <w:rFonts w:cstheme="minorHAnsi"/>
          <w:sz w:val="24"/>
          <w:szCs w:val="24"/>
        </w:rPr>
        <w:t xml:space="preserve">Оранж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7"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8" w:name="_Hlk59038187"/>
      <w:bookmarkStart w:id="29" w:name="_Toc59045185"/>
      <w:bookmarkStart w:id="30" w:name="_Ref59044092"/>
      <w:bookmarkStart w:id="31" w:name="_Toc63432906"/>
      <w:bookmarkStart w:id="32" w:name="_Toc80026468"/>
      <w:bookmarkEnd w:id="28"/>
      <w:bookmarkEnd w:id="29"/>
      <w:r w:rsidRPr="003B6B91">
        <w:rPr>
          <w:sz w:val="26"/>
          <w:szCs w:val="26"/>
        </w:rPr>
        <w:t>1.3. Запрос с примером подписи</w:t>
      </w:r>
      <w:bookmarkEnd w:id="30"/>
      <w:bookmarkEnd w:id="31"/>
      <w:bookmarkEnd w:id="32"/>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api</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id</w:t>
      </w:r>
      <w:proofErr w:type="gramEnd"/>
      <w:r w:rsidRPr="00457EAB">
        <w:rPr>
          <w:rFonts w:ascii="Courier New" w:eastAsia="Times New Roman" w:hAnsi="Courier New" w:cs="Courier New"/>
          <w:color w:val="DFDFBF"/>
          <w:sz w:val="24"/>
          <w:szCs w:val="24"/>
          <w:lang w:val="en-US" w:eastAsia="ru-RU"/>
        </w:rPr>
        <w:t>":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inn</w:t>
      </w:r>
      <w:proofErr w:type="gramEnd"/>
      <w:r w:rsidRPr="00457EAB">
        <w:rPr>
          <w:rFonts w:ascii="Courier New" w:eastAsia="Times New Roman" w:hAnsi="Courier New" w:cs="Courier New"/>
          <w:color w:val="DFDFBF"/>
          <w:sz w:val="24"/>
          <w:szCs w:val="24"/>
          <w:lang w:val="en-US" w:eastAsia="ru-RU"/>
        </w:rPr>
        <w:t>":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group</w:t>
      </w:r>
      <w:proofErr w:type="gramEnd"/>
      <w:r w:rsidRPr="00457EAB">
        <w:rPr>
          <w:rFonts w:ascii="Courier New" w:eastAsia="Times New Roman" w:hAnsi="Courier New" w:cs="Courier New"/>
          <w:color w:val="DFDFBF"/>
          <w:sz w:val="24"/>
          <w:szCs w:val="24"/>
          <w:lang w:val="en-US" w:eastAsia="ru-RU"/>
        </w:rPr>
        <w:t>":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key</w:t>
      </w:r>
      <w:proofErr w:type="gramEnd"/>
      <w:r w:rsidRPr="00457EAB">
        <w:rPr>
          <w:rFonts w:ascii="Courier New" w:eastAsia="Times New Roman" w:hAnsi="Courier New" w:cs="Courier New"/>
          <w:color w:val="DFDFBF"/>
          <w:sz w:val="24"/>
          <w:szCs w:val="24"/>
          <w:lang w:val="en-US" w:eastAsia="ru-RU"/>
        </w:rPr>
        <w:t>":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content</w:t>
      </w:r>
      <w:proofErr w:type="gramEnd"/>
      <w:r w:rsidRPr="00457EAB">
        <w:rPr>
          <w:rFonts w:ascii="Courier New" w:eastAsia="Times New Roman" w:hAnsi="Courier New" w:cs="Courier New"/>
          <w:color w:val="DFDFBF"/>
          <w:sz w:val="24"/>
          <w:szCs w:val="24"/>
          <w:lang w:val="en-US" w:eastAsia="ru-RU"/>
        </w:rPr>
        <w: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type</w:t>
      </w:r>
      <w:proofErr w:type="gramEnd"/>
      <w:r w:rsidRPr="00457EAB">
        <w:rPr>
          <w:rFonts w:ascii="Courier New" w:eastAsia="Times New Roman" w:hAnsi="Courier New" w:cs="Courier New"/>
          <w:color w:val="DFDFBF"/>
          <w:sz w:val="24"/>
          <w:szCs w:val="24"/>
          <w:lang w:val="en-US" w:eastAsia="ru-RU"/>
        </w:rPr>
        <w:t>":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positions</w:t>
      </w:r>
      <w:proofErr w:type="gramEnd"/>
      <w:r w:rsidRPr="00457EAB">
        <w:rPr>
          <w:rFonts w:ascii="Courier New" w:eastAsia="Times New Roman" w:hAnsi="Courier New" w:cs="Courier New"/>
          <w:color w:val="DFDFBF"/>
          <w:sz w:val="24"/>
          <w:szCs w:val="24"/>
          <w:lang w:val="en-US" w:eastAsia="ru-RU"/>
        </w:rPr>
        <w:t>":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quantity</w:t>
      </w:r>
      <w:proofErr w:type="gramEnd"/>
      <w:r w:rsidRPr="00457EAB">
        <w:rPr>
          <w:rFonts w:ascii="Courier New" w:eastAsia="Times New Roman" w:hAnsi="Courier New" w:cs="Courier New"/>
          <w:color w:val="DFDFBF"/>
          <w:sz w:val="24"/>
          <w:szCs w:val="24"/>
          <w:lang w:val="en-US" w:eastAsia="ru-RU"/>
        </w:rPr>
        <w:t>":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price</w:t>
      </w:r>
      <w:proofErr w:type="gramEnd"/>
      <w:r w:rsidRPr="00457EAB">
        <w:rPr>
          <w:rFonts w:ascii="Courier New" w:eastAsia="Times New Roman" w:hAnsi="Courier New" w:cs="Courier New"/>
          <w:color w:val="DFDFBF"/>
          <w:sz w:val="24"/>
          <w:szCs w:val="24"/>
          <w:lang w:val="en-US" w:eastAsia="ru-RU"/>
        </w:rPr>
        <w:t>":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tax</w:t>
      </w:r>
      <w:proofErr w:type="gramEnd"/>
      <w:r w:rsidRPr="00457EAB">
        <w:rPr>
          <w:rFonts w:ascii="Courier New" w:eastAsia="Times New Roman" w:hAnsi="Courier New" w:cs="Courier New"/>
          <w:color w:val="DFDFBF"/>
          <w:sz w:val="24"/>
          <w:szCs w:val="24"/>
          <w:lang w:val="en-US" w:eastAsia="ru-RU"/>
        </w:rPr>
        <w:t>":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text</w:t>
      </w:r>
      <w:proofErr w:type="gramEnd"/>
      <w:r w:rsidRPr="00457EAB">
        <w:rPr>
          <w:rFonts w:ascii="Courier New" w:eastAsia="Times New Roman" w:hAnsi="Courier New" w:cs="Courier New"/>
          <w:color w:val="DFDFBF"/>
          <w:sz w:val="24"/>
          <w:szCs w:val="24"/>
          <w:lang w:val="en-US" w:eastAsia="ru-RU"/>
        </w:rPr>
        <w:t>": "Самовывоз ru",</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paymentMethodType</w:t>
      </w:r>
      <w:proofErr w:type="gramEnd"/>
      <w:r w:rsidRPr="00457EAB">
        <w:rPr>
          <w:rFonts w:ascii="Courier New" w:eastAsia="Times New Roman" w:hAnsi="Courier New" w:cs="Courier New"/>
          <w:color w:val="DFDFBF"/>
          <w:sz w:val="24"/>
          <w:szCs w:val="24"/>
          <w:lang w:val="en-US" w:eastAsia="ru-RU"/>
        </w:rPr>
        <w:t>":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paymentSubjectType</w:t>
      </w:r>
      <w:proofErr w:type="gramEnd"/>
      <w:r w:rsidRPr="00457EAB">
        <w:rPr>
          <w:rFonts w:ascii="Courier New" w:eastAsia="Times New Roman" w:hAnsi="Courier New" w:cs="Courier New"/>
          <w:color w:val="DFDFBF"/>
          <w:sz w:val="24"/>
          <w:szCs w:val="24"/>
          <w:lang w:val="en-US" w:eastAsia="ru-RU"/>
        </w:rPr>
        <w:t>":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quantity</w:t>
      </w:r>
      <w:proofErr w:type="gramEnd"/>
      <w:r w:rsidRPr="00457EAB">
        <w:rPr>
          <w:rFonts w:ascii="Courier New" w:eastAsia="Times New Roman" w:hAnsi="Courier New" w:cs="Courier New"/>
          <w:color w:val="DFDFBF"/>
          <w:sz w:val="24"/>
          <w:szCs w:val="24"/>
          <w:lang w:val="en-US" w:eastAsia="ru-RU"/>
        </w:rPr>
        <w:t>":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price</w:t>
      </w:r>
      <w:proofErr w:type="gramEnd"/>
      <w:r w:rsidRPr="00457EAB">
        <w:rPr>
          <w:rFonts w:ascii="Courier New" w:eastAsia="Times New Roman" w:hAnsi="Courier New" w:cs="Courier New"/>
          <w:color w:val="DFDFBF"/>
          <w:sz w:val="24"/>
          <w:szCs w:val="24"/>
          <w:lang w:val="en-US" w:eastAsia="ru-RU"/>
        </w:rPr>
        <w:t>":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tax</w:t>
      </w:r>
      <w:proofErr w:type="gramEnd"/>
      <w:r w:rsidRPr="00457EAB">
        <w:rPr>
          <w:rFonts w:ascii="Courier New" w:eastAsia="Times New Roman" w:hAnsi="Courier New" w:cs="Courier New"/>
          <w:color w:val="DFDFBF"/>
          <w:sz w:val="24"/>
          <w:szCs w:val="24"/>
          <w:lang w:val="en-US" w:eastAsia="ru-RU"/>
        </w:rPr>
        <w:t>":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text</w:t>
      </w:r>
      <w:proofErr w:type="gramEnd"/>
      <w:r w:rsidRPr="00457EAB">
        <w:rPr>
          <w:rFonts w:ascii="Courier New" w:eastAsia="Times New Roman" w:hAnsi="Courier New" w:cs="Courier New"/>
          <w:color w:val="DFDFBF"/>
          <w:sz w:val="24"/>
          <w:szCs w:val="24"/>
          <w:lang w:val="en-US" w:eastAsia="ru-RU"/>
        </w:rPr>
        <w:t>": "Доставка",</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paymentMethodType</w:t>
      </w:r>
      <w:proofErr w:type="gramEnd"/>
      <w:r w:rsidRPr="00457EAB">
        <w:rPr>
          <w:rFonts w:ascii="Courier New" w:eastAsia="Times New Roman" w:hAnsi="Courier New" w:cs="Courier New"/>
          <w:color w:val="DFDFBF"/>
          <w:sz w:val="24"/>
          <w:szCs w:val="24"/>
          <w:lang w:val="en-US" w:eastAsia="ru-RU"/>
        </w:rPr>
        <w:t>":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paymentSubjectType</w:t>
      </w:r>
      <w:proofErr w:type="gramEnd"/>
      <w:r w:rsidRPr="00457EAB">
        <w:rPr>
          <w:rFonts w:ascii="Courier New" w:eastAsia="Times New Roman" w:hAnsi="Courier New" w:cs="Courier New"/>
          <w:color w:val="DFDFBF"/>
          <w:sz w:val="24"/>
          <w:szCs w:val="24"/>
          <w:lang w:val="en-US" w:eastAsia="ru-RU"/>
        </w:rPr>
        <w:t>":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checkClose</w:t>
      </w:r>
      <w:proofErr w:type="gramEnd"/>
      <w:r w:rsidRPr="00457EAB">
        <w:rPr>
          <w:rFonts w:ascii="Courier New" w:eastAsia="Times New Roman" w:hAnsi="Courier New" w:cs="Courier New"/>
          <w:color w:val="DFDFBF"/>
          <w:sz w:val="24"/>
          <w:szCs w:val="24"/>
          <w:lang w:val="en-US" w:eastAsia="ru-RU"/>
        </w:rPr>
        <w:t>":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payments</w:t>
      </w:r>
      <w:proofErr w:type="gramEnd"/>
      <w:r w:rsidRPr="00457EAB">
        <w:rPr>
          <w:rFonts w:ascii="Courier New" w:eastAsia="Times New Roman" w:hAnsi="Courier New" w:cs="Courier New"/>
          <w:color w:val="DFDFBF"/>
          <w:sz w:val="24"/>
          <w:szCs w:val="24"/>
          <w:lang w:val="en-US" w:eastAsia="ru-RU"/>
        </w:rPr>
        <w:t>":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type</w:t>
      </w:r>
      <w:proofErr w:type="gramEnd"/>
      <w:r w:rsidRPr="00457EAB">
        <w:rPr>
          <w:rFonts w:ascii="Courier New" w:eastAsia="Times New Roman" w:hAnsi="Courier New" w:cs="Courier New"/>
          <w:color w:val="DFDFBF"/>
          <w:sz w:val="24"/>
          <w:szCs w:val="24"/>
          <w:lang w:val="en-US" w:eastAsia="ru-RU"/>
        </w:rPr>
        <w:t>":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amount</w:t>
      </w:r>
      <w:proofErr w:type="gramEnd"/>
      <w:r w:rsidRPr="00457EAB">
        <w:rPr>
          <w:rFonts w:ascii="Courier New" w:eastAsia="Times New Roman" w:hAnsi="Courier New" w:cs="Courier New"/>
          <w:color w:val="DFDFBF"/>
          <w:sz w:val="24"/>
          <w:szCs w:val="24"/>
          <w:lang w:val="en-US" w:eastAsia="ru-RU"/>
        </w:rPr>
        <w: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taxationSystem</w:t>
      </w:r>
      <w:proofErr w:type="gramEnd"/>
      <w:r w:rsidRPr="00457EAB">
        <w:rPr>
          <w:rFonts w:ascii="Courier New" w:eastAsia="Times New Roman" w:hAnsi="Courier New" w:cs="Courier New"/>
          <w:color w:val="DFDFBF"/>
          <w:sz w:val="24"/>
          <w:szCs w:val="24"/>
          <w:lang w:val="en-US" w:eastAsia="ru-RU"/>
        </w:rPr>
        <w:t>":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customerContact</w:t>
      </w:r>
      <w:proofErr w:type="gramEnd"/>
      <w:r w:rsidRPr="00457EAB">
        <w:rPr>
          <w:rFonts w:ascii="Courier New" w:eastAsia="Times New Roman" w:hAnsi="Courier New" w:cs="Courier New"/>
          <w:color w:val="DFDFBF"/>
          <w:sz w:val="24"/>
          <w:szCs w:val="24"/>
          <w:lang w:val="en-US" w:eastAsia="ru-RU"/>
        </w:rPr>
        <w: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RSAKeyValue</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r w:rsidRPr="00457EAB">
        <w:rPr>
          <w:rFonts w:ascii="Courier New" w:eastAsia="Times New Roman" w:hAnsi="Courier New" w:cs="Courier New"/>
          <w:color w:val="A2C4FD"/>
          <w:sz w:val="24"/>
          <w:szCs w:val="24"/>
          <w:lang w:val="en-US" w:eastAsia="ru-RU"/>
        </w:rPr>
        <w:t>RSAKeyValue</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33" w:name="OLE_LINK72"/>
      <w:bookmarkStart w:id="34" w:name="OLE_LINK73"/>
      <w:bookmarkEnd w:id="33"/>
      <w:bookmarkEnd w:id="34"/>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r w:rsidRPr="00FD5E80">
        <w:rPr>
          <w:rStyle w:val="a5"/>
          <w:rFonts w:cstheme="minorHAnsi"/>
          <w:sz w:val="24"/>
          <w:szCs w:val="24"/>
          <w:lang w:val="en-US"/>
        </w:rPr>
        <w:t>github</w:t>
      </w:r>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r w:rsidRPr="00FD5E80">
        <w:rPr>
          <w:rStyle w:val="a5"/>
          <w:rFonts w:cstheme="minorHAnsi"/>
          <w:sz w:val="24"/>
          <w:szCs w:val="24"/>
          <w:lang w:val="en-US"/>
        </w:rPr>
        <w:t>phpseclib</w:t>
      </w:r>
      <w:r w:rsidRPr="00FD5E80">
        <w:rPr>
          <w:rStyle w:val="a5"/>
          <w:rFonts w:cstheme="minorHAnsi"/>
          <w:sz w:val="24"/>
          <w:szCs w:val="24"/>
        </w:rPr>
        <w:t>/</w:t>
      </w:r>
      <w:r w:rsidRPr="00FD5E80">
        <w:rPr>
          <w:rStyle w:val="a5"/>
          <w:rFonts w:cstheme="minorHAnsi"/>
          <w:sz w:val="24"/>
          <w:szCs w:val="24"/>
          <w:lang w:val="en-US"/>
        </w:rPr>
        <w:t>phpseclib</w:t>
      </w:r>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5" w:name="OLE_LINK30"/>
      <w:proofErr w:type="gramStart"/>
      <w:r w:rsidRPr="00457EAB">
        <w:rPr>
          <w:rFonts w:ascii="Courier New" w:eastAsia="Times New Roman" w:hAnsi="Courier New" w:cs="Courier New"/>
          <w:color w:val="EFC986"/>
          <w:sz w:val="24"/>
          <w:szCs w:val="24"/>
          <w:lang w:val="en-US" w:eastAsia="ru-RU"/>
        </w:rPr>
        <w:t>function</w:t>
      </w:r>
      <w:proofErr w:type="gramEnd"/>
      <w:r w:rsidRPr="00457EAB">
        <w:rPr>
          <w:rFonts w:ascii="Courier New" w:eastAsia="Times New Roman" w:hAnsi="Courier New" w:cs="Courier New"/>
          <w:color w:val="DFDFBF"/>
          <w:sz w:val="24"/>
          <w:szCs w:val="24"/>
          <w:lang w:val="en-US" w:eastAsia="ru-RU"/>
        </w:rPr>
        <w:t> computeSignature($data)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5"/>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w:t>
      </w:r>
      <w:proofErr w:type="gramStart"/>
      <w:r w:rsidRPr="00457EAB">
        <w:rPr>
          <w:rFonts w:ascii="Courier New" w:eastAsia="Times New Roman" w:hAnsi="Courier New" w:cs="Courier New"/>
          <w:color w:val="DFDFBF"/>
          <w:sz w:val="24"/>
          <w:szCs w:val="24"/>
          <w:lang w:val="en-US" w:eastAsia="ru-RU"/>
        </w:rPr>
        <w:t>setPrivateKey(</w:t>
      </w:r>
      <w:proofErr w:type="gram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-&gt;privateKey);</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w:t>
      </w:r>
      <w:proofErr w:type="gramStart"/>
      <w:r w:rsidRPr="00457EAB">
        <w:rPr>
          <w:rFonts w:ascii="Courier New" w:eastAsia="Times New Roman" w:hAnsi="Courier New" w:cs="Courier New"/>
          <w:color w:val="DFDFBF"/>
          <w:sz w:val="24"/>
          <w:szCs w:val="24"/>
          <w:lang w:val="en-US" w:eastAsia="ru-RU"/>
        </w:rPr>
        <w:t>setPrivateKeyFormat(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w:t>
      </w:r>
      <w:proofErr w:type="gramStart"/>
      <w:r w:rsidRPr="00457EAB">
        <w:rPr>
          <w:rFonts w:ascii="Courier New" w:eastAsia="Times New Roman" w:hAnsi="Courier New" w:cs="Courier New"/>
          <w:color w:val="DFDFBF"/>
          <w:sz w:val="24"/>
          <w:szCs w:val="24"/>
          <w:lang w:val="en-US" w:eastAsia="ru-RU"/>
        </w:rPr>
        <w:t>setHash(</w:t>
      </w:r>
      <w:proofErr w:type="gramEnd"/>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w:t>
      </w:r>
      <w:proofErr w:type="gramStart"/>
      <w:r w:rsidRPr="00457EAB">
        <w:rPr>
          <w:rFonts w:ascii="Courier New" w:eastAsia="Times New Roman" w:hAnsi="Courier New" w:cs="Courier New"/>
          <w:color w:val="DFDFBF"/>
          <w:sz w:val="24"/>
          <w:szCs w:val="24"/>
          <w:lang w:val="en-US" w:eastAsia="ru-RU"/>
        </w:rPr>
        <w:t>setMGFHash(</w:t>
      </w:r>
      <w:proofErr w:type="gramEnd"/>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w:t>
      </w:r>
      <w:proofErr w:type="gramStart"/>
      <w:r w:rsidRPr="00457EAB">
        <w:rPr>
          <w:rFonts w:ascii="Courier New" w:eastAsia="Times New Roman" w:hAnsi="Courier New" w:cs="Courier New"/>
          <w:color w:val="DFDFBF"/>
          <w:sz w:val="24"/>
          <w:szCs w:val="24"/>
          <w:lang w:val="en-US" w:eastAsia="ru-RU"/>
        </w:rPr>
        <w:t>setSignatureMode(</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base64_encode($rsa-&gt;sign($data));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6" w:name="OLE_LINK33"/>
      <w:bookmarkStart w:id="37" w:name="OLE_LINK32"/>
      <w:bookmarkStart w:id="38" w:name="OLE_LINK31"/>
      <w:bookmarkEnd w:id="36"/>
      <w:bookmarkEnd w:id="37"/>
      <w:bookmarkEnd w:id="38"/>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Пример генерации подписи в php с помощью openssl.</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xml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roofErr w:type="gramStart"/>
      <w:r w:rsidRPr="00457EAB">
        <w:rPr>
          <w:rFonts w:ascii="Courier New" w:eastAsia="Times New Roman" w:hAnsi="Courier New" w:cstheme="minorHAnsi"/>
          <w:color w:val="EFC986"/>
          <w:sz w:val="24"/>
          <w:szCs w:val="24"/>
          <w:lang w:val="en-US" w:eastAsia="ru-RU"/>
        </w:rPr>
        <w:t>function</w:t>
      </w:r>
      <w:proofErr w:type="gramEnd"/>
      <w:r w:rsidRPr="00457EAB">
        <w:rPr>
          <w:rFonts w:ascii="Courier New" w:eastAsia="Times New Roman" w:hAnsi="Courier New" w:cstheme="minorHAnsi"/>
          <w:color w:val="DFDFBF"/>
          <w:sz w:val="24"/>
          <w:szCs w:val="24"/>
          <w:lang w:val="en-US" w:eastAsia="ru-RU"/>
        </w:rPr>
        <w:t> computeSignature($data)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te7yl2uje/s2pRqdXxj6D3ZiBPvPXGqQEtEddnWC6aXc/GuqM1f0C86a7xH6poo7</w:t>
      </w:r>
      <w:proofErr w:type="gramEnd"/>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ocFFonRd0TeWHY54T384XQG0vCJg8MqxVPEh6Rs1/uX8NETL5htQ7Fatx54deu9t</w:t>
      </w:r>
      <w:proofErr w:type="gramEnd"/>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guIZZ5w/RrsKocaP1k1jWglOErcDCtJ3jIdr1afH8ZplQ21a53Ufo/2DexVf6xFX</w:t>
      </w:r>
      <w:proofErr w:type="gramEnd"/>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rrYbPSRWoYj63ZwiIP2O7zdl0caGQHezfNcYa2N0NTG99DGc3/q6EnhlvjWQsSbi</w:t>
      </w:r>
      <w:proofErr w:type="gramEnd"/>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kDZjbVU0iKkbP61rVE/6JpyzfGeS0WzGBNiCpbK3pJZnatK2nS7i9v8gAfIqGAk8</w:t>
      </w:r>
      <w:proofErr w:type="gramEnd"/>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mRZWnfZIKqoNQIq2BO8vA9/WrdFI2C27uNhxCp2ZDMulRdBZcoeHcwJjnyDzg4I4</w:t>
      </w:r>
      <w:proofErr w:type="gramEnd"/>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gBZ2nSKkVdlN1REoTjLBBdlHi8XkiXzxvpItc2wjNC2AKHaJqj/dnh3bbTAQD1iU</w:t>
      </w:r>
      <w:proofErr w:type="gramEnd"/>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29"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$pk</w:t>
      </w:r>
      <w:proofErr w:type="gramStart"/>
      <w:r w:rsidRPr="00457EAB">
        <w:rPr>
          <w:rFonts w:ascii="Courier New" w:eastAsia="Times New Roman" w:hAnsi="Courier New" w:cstheme="minorHAnsi"/>
          <w:color w:val="DFDFBF"/>
          <w:sz w:val="24"/>
          <w:szCs w:val="24"/>
          <w:lang w:val="en-US" w:eastAsia="ru-RU"/>
        </w:rPr>
        <w:t>  =</w:t>
      </w:r>
      <w:proofErr w:type="gramEnd"/>
      <w:r w:rsidRPr="00457EAB">
        <w:rPr>
          <w:rFonts w:ascii="Courier New" w:eastAsia="Times New Roman" w:hAnsi="Courier New" w:cstheme="minorHAnsi"/>
          <w:color w:val="DFDFBF"/>
          <w:sz w:val="24"/>
          <w:szCs w:val="24"/>
          <w:lang w:val="en-US" w:eastAsia="ru-RU"/>
        </w:rPr>
        <w:t> openssl_get_privatekey($key);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openssl_private_</w:t>
      </w:r>
      <w:proofErr w:type="gramStart"/>
      <w:r w:rsidRPr="00457EAB">
        <w:rPr>
          <w:rFonts w:ascii="Courier New" w:eastAsia="Times New Roman" w:hAnsi="Courier New" w:cstheme="minorHAnsi"/>
          <w:color w:val="DFDFBF"/>
          <w:sz w:val="24"/>
          <w:szCs w:val="24"/>
          <w:lang w:val="en-US" w:eastAsia="ru-RU"/>
        </w:rPr>
        <w:t>encrypt(</w:t>
      </w:r>
      <w:proofErr w:type="gramEnd"/>
      <w:r w:rsidRPr="00457EAB">
        <w:rPr>
          <w:rFonts w:ascii="Courier New" w:eastAsia="Times New Roman" w:hAnsi="Courier New" w:cstheme="minorHAnsi"/>
          <w:color w:val="DFDFBF"/>
          <w:sz w:val="24"/>
          <w:szCs w:val="24"/>
          <w:lang w:val="en-US" w:eastAsia="ru-RU"/>
        </w:rPr>
        <w:t>$data, $res, $pk);</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EFC986"/>
          <w:sz w:val="24"/>
          <w:szCs w:val="24"/>
          <w:lang w:val="en-US" w:eastAsia="ru-RU"/>
        </w:rPr>
        <w:t>return</w:t>
      </w:r>
      <w:proofErr w:type="gramEnd"/>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sign</w:t>
      </w:r>
      <w:proofErr w:type="gram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-&gt;computeSignature(json_encode($data,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proofErr w:type="gramStart"/>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$ch-&gt;</w:t>
      </w:r>
      <w:proofErr w:type="gramStart"/>
      <w:r w:rsidRPr="00457EAB">
        <w:rPr>
          <w:rFonts w:ascii="Courier New" w:eastAsia="Times New Roman" w:hAnsi="Courier New" w:cs="Courier New"/>
          <w:color w:val="DFDFBF"/>
          <w:sz w:val="24"/>
          <w:szCs w:val="24"/>
          <w:lang w:val="en-US" w:eastAsia="ru-RU"/>
        </w:rPr>
        <w:t>init(</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$ch-&gt;</w:t>
      </w:r>
      <w:proofErr w:type="gramStart"/>
      <w:r w:rsidRPr="00457EAB">
        <w:rPr>
          <w:rFonts w:ascii="Courier New" w:eastAsia="Times New Roman" w:hAnsi="Courier New" w:cs="Courier New"/>
          <w:color w:val="DFDFBF"/>
          <w:sz w:val="24"/>
          <w:szCs w:val="24"/>
          <w:lang w:val="en-US" w:eastAsia="ru-RU"/>
        </w:rPr>
        <w:t>setOptions(</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-&gt;client_</w:t>
      </w:r>
      <w:proofErr w:type="gramStart"/>
      <w:r w:rsidRPr="00457EAB">
        <w:rPr>
          <w:rFonts w:ascii="Courier New" w:eastAsia="Times New Roman" w:hAnsi="Courier New" w:cs="Courier New"/>
          <w:color w:val="DFDFBF"/>
          <w:sz w:val="24"/>
          <w:szCs w:val="24"/>
          <w:lang w:val="en-US" w:eastAsia="ru-RU"/>
        </w:rPr>
        <w:t>crt(</w:t>
      </w:r>
      <w:proofErr w:type="gramEnd"/>
      <w:r w:rsidRPr="00457EAB">
        <w:rPr>
          <w:rFonts w:ascii="Courier New" w:eastAsia="Times New Roman" w:hAnsi="Courier New" w:cs="Courier New"/>
          <w:color w:val="DFDFBF"/>
          <w:sz w:val="24"/>
          <w:szCs w:val="24"/>
          <w:lang w:val="en-US" w:eastAsia="ru-RU"/>
        </w:rPr>
        <w: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-&gt;client_</w:t>
      </w:r>
      <w:proofErr w:type="gramStart"/>
      <w:r w:rsidRPr="00457EAB">
        <w:rPr>
          <w:rFonts w:ascii="Courier New" w:eastAsia="Times New Roman" w:hAnsi="Courier New" w:cs="Courier New"/>
          <w:color w:val="DFDFBF"/>
          <w:sz w:val="24"/>
          <w:szCs w:val="24"/>
          <w:lang w:val="en-US" w:eastAsia="ru-RU"/>
        </w:rPr>
        <w:t>key(</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$ch-&gt;</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w:t>
      </w:r>
      <w:proofErr w:type="gramStart"/>
      <w:r w:rsidRPr="00457EAB">
        <w:rPr>
          <w:rFonts w:ascii="Courier New" w:eastAsia="Times New Roman" w:hAnsi="Courier New" w:cs="Courier New"/>
          <w:color w:val="DFAF8F"/>
          <w:sz w:val="24"/>
          <w:szCs w:val="24"/>
          <w:lang w:val="en-US" w:eastAsia="ru-RU"/>
        </w:rPr>
        <w:t>https</w:t>
      </w:r>
      <w:proofErr w:type="gramEnd"/>
      <w:r w:rsidRPr="00457EAB">
        <w:rPr>
          <w:rFonts w:ascii="Courier New" w:eastAsia="Times New Roman" w:hAnsi="Courier New" w:cs="Courier New"/>
          <w:color w:val="DFAF8F"/>
          <w:sz w:val="24"/>
          <w:szCs w:val="24"/>
          <w:lang w:val="en-US" w:eastAsia="ru-RU"/>
        </w:rPr>
        <w:t>://apip.orangedata.ru:2443/api/v2/documents/’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json_</w:t>
      </w:r>
      <w:proofErr w:type="gramStart"/>
      <w:r w:rsidRPr="00457EAB">
        <w:rPr>
          <w:rFonts w:ascii="Courier New" w:eastAsia="Times New Roman" w:hAnsi="Courier New" w:cs="Courier New"/>
          <w:color w:val="DFDFBF"/>
          <w:sz w:val="24"/>
          <w:szCs w:val="24"/>
          <w:lang w:val="en-US" w:eastAsia="ru-RU"/>
        </w:rPr>
        <w:t>encode(</w:t>
      </w:r>
      <w:proofErr w:type="gramEnd"/>
      <w:r w:rsidRPr="00457EAB">
        <w:rPr>
          <w:rFonts w:ascii="Courier New" w:eastAsia="Times New Roman" w:hAnsi="Courier New" w:cs="Courier New"/>
          <w:color w:val="DFDFBF"/>
          <w:sz w:val="24"/>
          <w:szCs w:val="24"/>
          <w:lang w:val="en-US" w:eastAsia="ru-RU"/>
        </w:rPr>
        <w:t>$data,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.net core:</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proofErr w:type="gramStart"/>
      <w:r w:rsidR="00BE780D" w:rsidRPr="00457EAB">
        <w:rPr>
          <w:color w:val="EFC986"/>
          <w:sz w:val="24"/>
          <w:szCs w:val="24"/>
          <w:lang w:val="en-US"/>
        </w:rPr>
        <w:t>private</w:t>
      </w:r>
      <w:proofErr w:type="gramEnd"/>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ComputeSignature(</w:t>
      </w:r>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using</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w:t>
      </w:r>
      <w:proofErr w:type="gramStart"/>
      <w:r w:rsidRPr="00457EAB">
        <w:rPr>
          <w:rFonts w:ascii="Courier New" w:eastAsia="Times New Roman" w:hAnsi="Courier New" w:cs="Courier New"/>
          <w:color w:val="DFDFBF"/>
          <w:sz w:val="24"/>
          <w:szCs w:val="24"/>
          <w:lang w:val="en-US" w:eastAsia="ru-RU"/>
        </w:rPr>
        <w:t>rsa.FromXmlString(</w:t>
      </w:r>
      <w:proofErr w:type="gramEnd"/>
      <w:r w:rsidRPr="00457EAB">
        <w:rPr>
          <w:rFonts w:ascii="Courier New" w:eastAsia="Times New Roman" w:hAnsi="Courier New" w:cs="Courier New"/>
          <w:color w:val="DFDFBF"/>
          <w:sz w:val="24"/>
          <w:szCs w:val="24"/>
          <w:lang w:val="en-US" w:eastAsia="ru-RU"/>
        </w:rPr>
        <w:t>privateKey);</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proofErr w:type="gramStart"/>
      <w:r w:rsidR="00BE780D" w:rsidRPr="00FD5E80">
        <w:rPr>
          <w:rFonts w:cstheme="minorHAnsi"/>
          <w:sz w:val="24"/>
          <w:szCs w:val="24"/>
        </w:rPr>
        <w:t>C#  с</w:t>
      </w:r>
      <w:proofErr w:type="gramEnd"/>
      <w:r w:rsidRPr="00FD5E80">
        <w:rPr>
          <w:rFonts w:cstheme="minorHAnsi"/>
          <w:sz w:val="24"/>
          <w:szCs w:val="24"/>
        </w:rPr>
        <w:t xml:space="preserve"> использованием стандартной библиотеки класса .net, полной:</w:t>
      </w:r>
    </w:p>
    <w:p w14:paraId="3E56FD5D" w14:textId="49B0A637" w:rsidR="00BE780D" w:rsidRPr="00457EAB" w:rsidRDefault="00BE780D" w:rsidP="0073313C">
      <w:pPr>
        <w:pStyle w:val="HTML0"/>
        <w:shd w:val="clear" w:color="auto" w:fill="333333"/>
        <w:jc w:val="both"/>
        <w:rPr>
          <w:color w:val="DFDFBF"/>
          <w:sz w:val="24"/>
          <w:szCs w:val="24"/>
          <w:lang w:val="en-US"/>
        </w:rPr>
      </w:pPr>
      <w:proofErr w:type="gramStart"/>
      <w:r w:rsidRPr="00457EAB">
        <w:rPr>
          <w:color w:val="EFC986"/>
          <w:sz w:val="24"/>
          <w:szCs w:val="24"/>
          <w:lang w:val="en-US"/>
        </w:rPr>
        <w:t>private</w:t>
      </w:r>
      <w:proofErr w:type="gramEnd"/>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ComputeSignature(</w:t>
      </w:r>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using</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RSACryptoServiceProvider</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rsa.FromXmlString(</w:t>
      </w:r>
      <w:proofErr w:type="gramEnd"/>
      <w:r w:rsidRPr="00457EAB">
        <w:rPr>
          <w:rFonts w:ascii="Courier New" w:eastAsia="Times New Roman" w:hAnsi="Courier New" w:cs="Courier New"/>
          <w:color w:val="DFDFBF"/>
          <w:sz w:val="24"/>
          <w:szCs w:val="24"/>
          <w:lang w:val="en-US" w:eastAsia="ru-RU"/>
        </w:rPr>
        <w:t>privateKey);</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39" w:name="_Toc59045186"/>
      <w:bookmarkStart w:id="40" w:name="_Toc63432907"/>
      <w:bookmarkStart w:id="41" w:name="_Toc80026469"/>
      <w:r w:rsidRPr="00F111B9">
        <w:rPr>
          <w:sz w:val="26"/>
          <w:szCs w:val="26"/>
        </w:rPr>
        <w:t>1.4. Тестирование API с применением Postman и Signature Generator.</w:t>
      </w:r>
      <w:bookmarkEnd w:id="39"/>
      <w:bookmarkEnd w:id="40"/>
      <w:bookmarkEnd w:id="41"/>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Вы можете протестировать API OrangeData с помощью приложения Postman.</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r w:rsidRPr="008C77B7">
        <w:rPr>
          <w:rFonts w:cstheme="minorHAnsi"/>
          <w:b/>
          <w:bCs/>
          <w:sz w:val="24"/>
          <w:szCs w:val="24"/>
        </w:rPr>
        <w:t>SignatureGenerator</w:t>
      </w:r>
      <w:r w:rsidR="00457EAB">
        <w:rPr>
          <w:rFonts w:cstheme="minorHAnsi"/>
          <w:sz w:val="24"/>
          <w:szCs w:val="24"/>
        </w:rPr>
        <w:t xml:space="preserve">, которое опубликовано в ГИТ по адресу </w:t>
      </w:r>
      <w:hyperlink r:id="rId30"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2" w:name="_Toc59045187"/>
      <w:bookmarkStart w:id="43" w:name="_Toc63432908"/>
      <w:bookmarkStart w:id="44" w:name="_Toc80026470"/>
      <w:r w:rsidRPr="00BE2C3A">
        <w:rPr>
          <w:sz w:val="32"/>
          <w:szCs w:val="32"/>
        </w:rPr>
        <w:lastRenderedPageBreak/>
        <w:t>2. Запросы</w:t>
      </w:r>
      <w:bookmarkStart w:id="45" w:name="OLE_LINK89"/>
      <w:bookmarkStart w:id="46" w:name="OLE_LINK39"/>
      <w:bookmarkStart w:id="47" w:name="OLE_LINK38"/>
      <w:bookmarkStart w:id="48" w:name="_Toc59045188"/>
      <w:bookmarkStart w:id="49" w:name="_Toc507539850"/>
      <w:bookmarkEnd w:id="42"/>
      <w:bookmarkEnd w:id="43"/>
      <w:bookmarkEnd w:id="44"/>
      <w:bookmarkEnd w:id="45"/>
      <w:bookmarkEnd w:id="46"/>
      <w:bookmarkEnd w:id="47"/>
      <w:bookmarkEnd w:id="48"/>
    </w:p>
    <w:p w14:paraId="6626018F" w14:textId="5562A5BF" w:rsidR="00281F66" w:rsidRPr="00BA3AA5" w:rsidRDefault="00281F66" w:rsidP="00E47841">
      <w:pPr>
        <w:pStyle w:val="2"/>
        <w:rPr>
          <w:sz w:val="32"/>
          <w:szCs w:val="32"/>
        </w:rPr>
      </w:pPr>
      <w:bookmarkStart w:id="50" w:name="_Toc63432909"/>
      <w:bookmarkStart w:id="51" w:name="_Toc80026471"/>
      <w:r w:rsidRPr="00BE2C3A">
        <w:t>2.1 Создание</w:t>
      </w:r>
      <w:r w:rsidR="006A25F1">
        <w:t xml:space="preserve"> </w:t>
      </w:r>
      <w:bookmarkEnd w:id="49"/>
      <w:r w:rsidR="006A25F1">
        <w:t>чека</w:t>
      </w:r>
      <w:bookmarkEnd w:id="50"/>
      <w:bookmarkEnd w:id="51"/>
    </w:p>
    <w:p w14:paraId="5B16B772" w14:textId="52FE61E8" w:rsidR="00281F66" w:rsidRPr="00FD5E80" w:rsidRDefault="00421F63" w:rsidP="0073313C">
      <w:pPr>
        <w:spacing w:line="240" w:lineRule="auto"/>
        <w:jc w:val="both"/>
        <w:rPr>
          <w:rFonts w:cstheme="minorHAnsi"/>
          <w:sz w:val="24"/>
          <w:szCs w:val="24"/>
        </w:rPr>
      </w:pPr>
      <w:bookmarkStart w:id="52" w:name="OLE_LINK274"/>
      <w:bookmarkEnd w:id="52"/>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9C4167F"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r w:rsidR="008C77B7" w:rsidRPr="00AD0654">
        <w:rPr>
          <w:rFonts w:cstheme="minorHAnsi"/>
          <w:sz w:val="24"/>
          <w:szCs w:val="24"/>
        </w:rPr>
        <w:t>Orange Data</w:t>
      </w:r>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Тип личного кабинета</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Наименование группы по умолчанию</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 xml:space="preserve">Наименование группы для ФФД 1.2 </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Стандартный</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56794317" w:rsidR="00E15B84" w:rsidRPr="00E15B84" w:rsidRDefault="00E15B84" w:rsidP="008C77B7">
            <w:pPr>
              <w:jc w:val="both"/>
              <w:rPr>
                <w:rFonts w:cstheme="minorHAnsi"/>
                <w:sz w:val="24"/>
                <w:szCs w:val="24"/>
              </w:rPr>
            </w:pPr>
            <w:r>
              <w:rPr>
                <w:rFonts w:cstheme="minorHAnsi"/>
                <w:sz w:val="24"/>
                <w:szCs w:val="24"/>
                <w:lang w:val="en-US"/>
              </w:rPr>
              <w:t>Main</w:t>
            </w:r>
            <w:r>
              <w:rPr>
                <w:rFonts w:cstheme="minorHAnsi"/>
                <w:sz w:val="24"/>
                <w:szCs w:val="24"/>
              </w:rPr>
              <w:t>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Вендинговый</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861C09A" w:rsidR="00E15B84" w:rsidRPr="00E15B84" w:rsidRDefault="00E15B84" w:rsidP="008C77B7">
            <w:pPr>
              <w:jc w:val="both"/>
              <w:rPr>
                <w:rFonts w:cstheme="minorHAnsi"/>
                <w:sz w:val="24"/>
                <w:szCs w:val="24"/>
              </w:rPr>
            </w:pPr>
            <w:r>
              <w:rPr>
                <w:rFonts w:cstheme="minorHAnsi"/>
                <w:sz w:val="24"/>
                <w:szCs w:val="24"/>
                <w:lang w:val="en-US"/>
              </w:rPr>
              <w:t>Vend</w:t>
            </w:r>
            <w:r>
              <w:rPr>
                <w:rFonts w:cstheme="minorHAnsi"/>
                <w:sz w:val="24"/>
                <w:szCs w:val="24"/>
              </w:rPr>
              <w:t>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Транспортный</w:t>
            </w:r>
          </w:p>
        </w:tc>
        <w:tc>
          <w:tcPr>
            <w:tcW w:w="3829" w:type="dxa"/>
          </w:tcPr>
          <w:p w14:paraId="31697880" w14:textId="0AF19E0A" w:rsidR="00E15B84" w:rsidRPr="001F26AE" w:rsidRDefault="00E15B84" w:rsidP="008C77B7">
            <w:pPr>
              <w:jc w:val="both"/>
              <w:rPr>
                <w:rFonts w:cstheme="minorHAnsi"/>
                <w:sz w:val="24"/>
                <w:szCs w:val="24"/>
                <w:lang w:val="en-US"/>
              </w:rPr>
            </w:pPr>
            <w:r>
              <w:rPr>
                <w:rFonts w:cstheme="minorHAnsi"/>
                <w:sz w:val="24"/>
                <w:szCs w:val="24"/>
                <w:lang w:val="en-US"/>
              </w:rPr>
              <w:t>Transp</w:t>
            </w:r>
            <w:r>
              <w:rPr>
                <w:rFonts w:cstheme="minorHAnsi"/>
                <w:sz w:val="24"/>
                <w:szCs w:val="24"/>
              </w:rPr>
              <w:t xml:space="preserve"> или </w:t>
            </w:r>
            <w:r>
              <w:rPr>
                <w:rFonts w:cstheme="minorHAnsi"/>
                <w:sz w:val="24"/>
                <w:szCs w:val="24"/>
                <w:lang w:val="en-US"/>
              </w:rPr>
              <w:t>Courier*</w:t>
            </w:r>
          </w:p>
        </w:tc>
        <w:tc>
          <w:tcPr>
            <w:tcW w:w="3148" w:type="dxa"/>
          </w:tcPr>
          <w:p w14:paraId="3E40F11A" w14:textId="09DFA342" w:rsidR="00E15B84" w:rsidRPr="00E15B84" w:rsidRDefault="00E15B84" w:rsidP="008C77B7">
            <w:pPr>
              <w:jc w:val="both"/>
              <w:rPr>
                <w:rFonts w:cstheme="minorHAnsi"/>
                <w:sz w:val="24"/>
                <w:szCs w:val="24"/>
              </w:rPr>
            </w:pPr>
            <w:r>
              <w:rPr>
                <w:rFonts w:cstheme="minorHAnsi"/>
                <w:sz w:val="24"/>
                <w:szCs w:val="24"/>
                <w:lang w:val="en-US"/>
              </w:rPr>
              <w:t>Transp</w:t>
            </w:r>
            <w:r>
              <w:rPr>
                <w:rFonts w:cstheme="minorHAnsi"/>
                <w:sz w:val="24"/>
                <w:szCs w:val="24"/>
              </w:rPr>
              <w:t xml:space="preserve">_2 или </w:t>
            </w:r>
            <w:r>
              <w:rPr>
                <w:rFonts w:cstheme="minorHAnsi"/>
                <w:sz w:val="24"/>
                <w:szCs w:val="24"/>
                <w:lang w:val="en-US"/>
              </w:rPr>
              <w:t>Courier</w:t>
            </w:r>
            <w:r>
              <w:rPr>
                <w:rFonts w:cstheme="minorHAnsi"/>
                <w:sz w:val="24"/>
                <w:szCs w:val="24"/>
              </w:rPr>
              <w:t>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Группа будет зависеть от того, какие настройки будут выбраны по время фискализации кассы в Личном Кабинете </w:t>
      </w:r>
      <w:r w:rsidR="00CA3D3C" w:rsidRPr="00AD0654">
        <w:rPr>
          <w:rFonts w:cstheme="minorHAnsi"/>
          <w:sz w:val="24"/>
          <w:szCs w:val="24"/>
        </w:rPr>
        <w:t>Orange</w:t>
      </w:r>
      <w:r w:rsidR="00CA3D3C">
        <w:rPr>
          <w:rFonts w:cstheme="minorHAnsi"/>
          <w:sz w:val="24"/>
          <w:szCs w:val="24"/>
        </w:rPr>
        <w:t xml:space="preserve"> </w:t>
      </w:r>
      <w:r w:rsidR="00CA3D3C" w:rsidRPr="00AD0654">
        <w:rPr>
          <w:rFonts w:cstheme="minorHAnsi"/>
          <w:sz w:val="24"/>
          <w:szCs w:val="24"/>
        </w:rPr>
        <w:t>Data</w:t>
      </w:r>
      <w:r w:rsidR="00CA3D3C">
        <w:rPr>
          <w:rFonts w:cstheme="minorHAnsi"/>
          <w:sz w:val="24"/>
          <w:szCs w:val="24"/>
        </w:rPr>
        <w:t xml:space="preserve">. </w:t>
      </w:r>
      <w:r w:rsidR="00CA3D3C">
        <w:rPr>
          <w:rFonts w:cstheme="minorHAnsi"/>
          <w:sz w:val="24"/>
          <w:szCs w:val="24"/>
        </w:rPr>
        <w:br/>
      </w:r>
      <w:r w:rsidR="00CA3D3C">
        <w:rPr>
          <w:rFonts w:cstheme="minorHAnsi"/>
          <w:sz w:val="24"/>
          <w:szCs w:val="24"/>
        </w:rPr>
        <w:lastRenderedPageBreak/>
        <w:t xml:space="preserve">Автоматические устройства – Группа </w:t>
      </w:r>
      <w:r w:rsidR="00CA3D3C">
        <w:rPr>
          <w:rFonts w:cstheme="minorHAnsi"/>
          <w:sz w:val="24"/>
          <w:szCs w:val="24"/>
          <w:lang w:val="en-US"/>
        </w:rPr>
        <w:t>Transp</w:t>
      </w:r>
      <w:r w:rsidR="00CA3D3C">
        <w:rPr>
          <w:rFonts w:cstheme="minorHAnsi"/>
          <w:sz w:val="24"/>
          <w:szCs w:val="24"/>
        </w:rPr>
        <w:br/>
        <w:t xml:space="preserve">Ручные платежные терминалы – Группа </w:t>
      </w:r>
      <w:r w:rsidR="00CA3D3C">
        <w:rPr>
          <w:rFonts w:cstheme="minorHAnsi"/>
          <w:sz w:val="24"/>
          <w:szCs w:val="24"/>
          <w:lang w:val="en-US"/>
        </w:rPr>
        <w:t>Courier</w:t>
      </w:r>
    </w:p>
    <w:p w14:paraId="5EB4F2A6" w14:textId="470F79C7" w:rsidR="002D2376" w:rsidRDefault="00780C1B" w:rsidP="00E15B84">
      <w:pPr>
        <w:spacing w:line="240" w:lineRule="auto"/>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37BF9465" w14:textId="29FFC410" w:rsidR="00E15B84" w:rsidRDefault="00E15B84" w:rsidP="00E15B84">
      <w:pPr>
        <w:spacing w:line="240" w:lineRule="auto"/>
        <w:rPr>
          <w:rFonts w:cstheme="minorHAnsi"/>
          <w:sz w:val="24"/>
          <w:szCs w:val="24"/>
        </w:rPr>
      </w:pPr>
      <w:r>
        <w:rPr>
          <w:rFonts w:cstheme="minorHAnsi"/>
          <w:sz w:val="24"/>
          <w:szCs w:val="24"/>
        </w:rPr>
        <w:t>Д</w:t>
      </w:r>
      <w:r w:rsidRPr="00E15B84">
        <w:rPr>
          <w:rFonts w:cstheme="minorHAnsi"/>
          <w:sz w:val="24"/>
          <w:szCs w:val="24"/>
        </w:rPr>
        <w:t>ополнение в наименование "_2" будет говорить о том, что группа работает только с кассами фискализированными под работу с ФФД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Если у Вас группы с иным наименованием, нужно будет обращаться по указанным почтам (api@orangedata.ru или help@orangedata.ru) для изменения наименования групп.</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53" w:name="OLE_LINK76"/>
      <w:bookmarkStart w:id="54" w:name="OLE_LINK75"/>
      <w:bookmarkStart w:id="55" w:name="OLE_LINK74"/>
      <w:bookmarkStart w:id="56" w:name="OLE_LINK13"/>
      <w:bookmarkStart w:id="57" w:name="OLE_LINK12"/>
      <w:bookmarkStart w:id="58" w:name="OLE_LINK11"/>
      <w:bookmarkStart w:id="59" w:name="OLE_LINK10"/>
      <w:bookmarkStart w:id="60" w:name="OLE_LINK9"/>
      <w:bookmarkStart w:id="61" w:name="OLE_LINK8"/>
      <w:bookmarkStart w:id="62" w:name="OLE_LINK7"/>
      <w:bookmarkStart w:id="63" w:name="OLE_LINK6"/>
      <w:bookmarkStart w:id="64" w:name="OLE_LINK5"/>
      <w:bookmarkStart w:id="65" w:name="OLE_LINK110"/>
      <w:bookmarkEnd w:id="53"/>
      <w:bookmarkEnd w:id="54"/>
      <w:bookmarkEnd w:id="55"/>
      <w:bookmarkEnd w:id="56"/>
      <w:bookmarkEnd w:id="57"/>
      <w:bookmarkEnd w:id="58"/>
      <w:bookmarkEnd w:id="59"/>
      <w:bookmarkEnd w:id="60"/>
      <w:bookmarkEnd w:id="61"/>
      <w:bookmarkEnd w:id="62"/>
      <w:bookmarkEnd w:id="63"/>
      <w:bookmarkEnd w:id="64"/>
      <w:bookmarkEnd w:id="65"/>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w:t>
      </w:r>
      <w:r w:rsidR="00045304">
        <w:rPr>
          <w:rFonts w:cstheme="minorHAnsi"/>
          <w:sz w:val="24"/>
          <w:szCs w:val="24"/>
        </w:rPr>
        <w:t>в настройках.</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Сервис Orange</w:t>
      </w:r>
      <w:r w:rsidR="008C77B7">
        <w:rPr>
          <w:rFonts w:cstheme="minorHAnsi"/>
          <w:sz w:val="24"/>
          <w:szCs w:val="24"/>
        </w:rPr>
        <w:t xml:space="preserve"> </w:t>
      </w:r>
      <w:r w:rsidRPr="00AD0654">
        <w:rPr>
          <w:rFonts w:cstheme="minorHAnsi"/>
          <w:sz w:val="24"/>
          <w:szCs w:val="24"/>
        </w:rPr>
        <w:t xml:space="preserve">Data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66" w:name="OLE_LINK4"/>
    </w:p>
    <w:p w14:paraId="67C7A415" w14:textId="13FDFB48" w:rsidR="00171765" w:rsidRPr="00EE49C2" w:rsidRDefault="00171765" w:rsidP="00171765">
      <w:pPr>
        <w:rPr>
          <w:rFonts w:cs="Arial"/>
          <w:b/>
        </w:rPr>
      </w:pPr>
      <w:r>
        <w:rPr>
          <w:rFonts w:cs="Arial"/>
        </w:rPr>
        <w:t>З</w:t>
      </w:r>
      <w:r w:rsidRPr="00C16811">
        <w:rPr>
          <w:rFonts w:cs="Arial"/>
        </w:rPr>
        <w:t>апрос</w:t>
      </w:r>
      <w:r w:rsidRPr="00EE49C2">
        <w:rPr>
          <w:rFonts w:cs="Arial"/>
        </w:rPr>
        <w:t>:</w:t>
      </w:r>
      <w:bookmarkStart w:id="67" w:name="OLE_LINK108"/>
      <w:bookmarkStart w:id="68"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w:t>
      </w:r>
      <w:r w:rsidRPr="004D311A">
        <w:rPr>
          <w:rFonts w:cs="Arial"/>
          <w:b/>
          <w:lang w:val="en-US"/>
        </w:rPr>
        <w:t>api</w:t>
      </w:r>
      <w:r w:rsidRPr="00EE49C2">
        <w:rPr>
          <w:rFonts w:cs="Arial"/>
          <w:b/>
        </w:rPr>
        <w:t>/</w:t>
      </w:r>
      <w:r w:rsidRPr="004D311A">
        <w:rPr>
          <w:rFonts w:cs="Arial"/>
          <w:b/>
          <w:lang w:val="en-US"/>
        </w:rPr>
        <w:t>v</w:t>
      </w:r>
      <w:r w:rsidRPr="00EE49C2">
        <w:rPr>
          <w:rFonts w:cs="Arial"/>
          <w:b/>
        </w:rPr>
        <w:t>2/</w:t>
      </w:r>
      <w:r>
        <w:rPr>
          <w:rFonts w:cs="Arial"/>
          <w:b/>
          <w:lang w:val="en-US"/>
        </w:rPr>
        <w:t>documents</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69" w:name="OLE_LINK86"/>
      <w:bookmarkStart w:id="70" w:name="OLE_LINK87"/>
      <w:bookmarkStart w:id="71" w:name="OLE_LINK88"/>
      <w:bookmarkStart w:id="72" w:name="_Toc507539851"/>
      <w:bookmarkStart w:id="73" w:name="_Toc27489456"/>
      <w:bookmarkStart w:id="74" w:name="_Toc63432910"/>
      <w:bookmarkStart w:id="75" w:name="_Toc80026472"/>
      <w:bookmarkStart w:id="76" w:name="OLE_LINK192"/>
      <w:bookmarkStart w:id="77" w:name="OLE_LINK222"/>
      <w:bookmarkEnd w:id="67"/>
      <w:bookmarkEnd w:id="68"/>
      <w:r>
        <w:t>2.1.1 Тело запроса</w:t>
      </w:r>
      <w:bookmarkEnd w:id="69"/>
      <w:bookmarkEnd w:id="70"/>
      <w:bookmarkEnd w:id="71"/>
      <w:bookmarkEnd w:id="72"/>
      <w:bookmarkEnd w:id="73"/>
      <w:bookmarkEnd w:id="74"/>
      <w:bookmarkEnd w:id="75"/>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8" w:name="OLE_LINK121"/>
            <w:bookmarkStart w:id="79" w:name="OLE_LINK191"/>
            <w:bookmarkStart w:id="80" w:name="OLE_LINK223"/>
            <w:bookmarkEnd w:id="76"/>
            <w:bookmarkEnd w:id="77"/>
            <w:r>
              <w:rPr>
                <w:rFonts w:cs="Arial"/>
                <w:lang w:val="en-US"/>
              </w:rPr>
              <w:t>id</w:t>
            </w:r>
          </w:p>
        </w:tc>
        <w:tc>
          <w:tcPr>
            <w:tcW w:w="4353" w:type="dxa"/>
          </w:tcPr>
          <w:p w14:paraId="3B9216C0" w14:textId="77777777" w:rsidR="003062C9" w:rsidRPr="00DF451F" w:rsidRDefault="003062C9" w:rsidP="00171765">
            <w:pPr>
              <w:rPr>
                <w:rFonts w:cs="Arial"/>
              </w:rPr>
            </w:pPr>
            <w:bookmarkStart w:id="81" w:name="OLE_LINK40"/>
            <w:bookmarkStart w:id="82" w:name="OLE_LINK41"/>
            <w:bookmarkStart w:id="83" w:name="OLE_LINK42"/>
            <w:bookmarkStart w:id="84" w:name="OLE_LINK95"/>
            <w:bookmarkStart w:id="85" w:name="OLE_LINK257"/>
            <w:bookmarkStart w:id="86" w:name="OLE_LINK258"/>
            <w:r>
              <w:rPr>
                <w:rFonts w:cs="Arial"/>
              </w:rPr>
              <w:t>Идентификатор документа</w:t>
            </w:r>
            <w:bookmarkEnd w:id="81"/>
            <w:bookmarkEnd w:id="82"/>
            <w:bookmarkEnd w:id="83"/>
            <w:bookmarkEnd w:id="84"/>
            <w:bookmarkEnd w:id="85"/>
            <w:bookmarkEnd w:id="86"/>
          </w:p>
        </w:tc>
        <w:tc>
          <w:tcPr>
            <w:tcW w:w="2333" w:type="dxa"/>
          </w:tcPr>
          <w:p w14:paraId="6E7F9EA3" w14:textId="26616244" w:rsidR="003062C9" w:rsidRDefault="003062C9" w:rsidP="003062C9">
            <w:pPr>
              <w:rPr>
                <w:rFonts w:cs="Arial"/>
              </w:rPr>
            </w:pPr>
            <w:r>
              <w:rPr>
                <w:rFonts w:cs="Arial"/>
              </w:rPr>
              <w:t xml:space="preserve">Строка от 1 до </w:t>
            </w:r>
            <w:r w:rsidRPr="0000532B">
              <w:rPr>
                <w:rFonts w:cs="Arial"/>
              </w:rPr>
              <w:t>64</w:t>
            </w:r>
            <w:r>
              <w:rPr>
                <w:rFonts w:cs="Arial"/>
              </w:rPr>
              <w:t xml:space="preserve"> символов. </w:t>
            </w:r>
          </w:p>
        </w:tc>
        <w:tc>
          <w:tcPr>
            <w:tcW w:w="1879" w:type="dxa"/>
          </w:tcPr>
          <w:p w14:paraId="00812AFA" w14:textId="5DC33F54" w:rsidR="003062C9" w:rsidRDefault="003062C9" w:rsidP="00171765">
            <w:pPr>
              <w:rPr>
                <w:rFonts w:cs="Arial"/>
              </w:rPr>
            </w:pPr>
            <w:r>
              <w:rPr>
                <w:rFonts w:cs="Arial"/>
              </w:rPr>
              <w:t>Параметр обязательный.</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7" w:name="OLE_LINK59"/>
            <w:bookmarkStart w:id="88" w:name="OLE_LINK60"/>
            <w:bookmarkStart w:id="89" w:name="OLE_LINK64"/>
            <w:bookmarkStart w:id="90" w:name="OLE_LINK259"/>
            <w:bookmarkStart w:id="91" w:name="OLE_LINK260"/>
            <w:r>
              <w:rPr>
                <w:rFonts w:cs="Arial"/>
              </w:rPr>
              <w:t>ИНН организации, для которой пробивается чек</w:t>
            </w:r>
            <w:bookmarkEnd w:id="87"/>
            <w:bookmarkEnd w:id="88"/>
            <w:bookmarkEnd w:id="89"/>
            <w:bookmarkEnd w:id="90"/>
            <w:bookmarkEnd w:id="91"/>
          </w:p>
        </w:tc>
        <w:tc>
          <w:tcPr>
            <w:tcW w:w="2333" w:type="dxa"/>
          </w:tcPr>
          <w:p w14:paraId="32177F24" w14:textId="663A6EEA" w:rsidR="003062C9" w:rsidRDefault="003062C9" w:rsidP="003062C9">
            <w:pPr>
              <w:rPr>
                <w:rFonts w:cs="Arial"/>
              </w:rPr>
            </w:pPr>
            <w:r>
              <w:rPr>
                <w:rFonts w:cs="Arial"/>
              </w:rPr>
              <w:t>Строка</w:t>
            </w:r>
            <w:r w:rsidRPr="0000532B">
              <w:rPr>
                <w:rFonts w:cs="Arial"/>
              </w:rPr>
              <w:t xml:space="preserve"> 10 </w:t>
            </w:r>
            <w:r>
              <w:rPr>
                <w:rFonts w:cs="Arial"/>
              </w:rPr>
              <w:t xml:space="preserve">или 12 символов. </w:t>
            </w:r>
          </w:p>
        </w:tc>
        <w:tc>
          <w:tcPr>
            <w:tcW w:w="1879" w:type="dxa"/>
          </w:tcPr>
          <w:p w14:paraId="049DA0EF" w14:textId="27864CBB" w:rsidR="003062C9" w:rsidRDefault="003062C9" w:rsidP="00171765">
            <w:pPr>
              <w:rPr>
                <w:rFonts w:cs="Arial"/>
              </w:rPr>
            </w:pPr>
            <w:r>
              <w:rPr>
                <w:rFonts w:cs="Arial"/>
              </w:rPr>
              <w:t>Параметр обязательный.</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2" w:name="OLE_LINK261"/>
            <w:bookmarkStart w:id="93" w:name="OLE_LINK262"/>
            <w:r>
              <w:rPr>
                <w:rFonts w:cs="Arial"/>
              </w:rPr>
              <w:t>Группа устройств, с помощью которых будет пробит чек</w:t>
            </w:r>
            <w:bookmarkEnd w:id="92"/>
            <w:bookmarkEnd w:id="93"/>
          </w:p>
        </w:tc>
        <w:tc>
          <w:tcPr>
            <w:tcW w:w="2333" w:type="dxa"/>
          </w:tcPr>
          <w:p w14:paraId="00D7D990" w14:textId="77777777" w:rsidR="003062C9" w:rsidRPr="00E41E42" w:rsidRDefault="003062C9" w:rsidP="00171765">
            <w:pPr>
              <w:rPr>
                <w:rFonts w:cs="Arial"/>
              </w:rPr>
            </w:pPr>
            <w:r>
              <w:rPr>
                <w:rFonts w:cs="Arial"/>
              </w:rPr>
              <w:t xml:space="preserve">Строка от 1 до 32 символов или </w:t>
            </w:r>
            <w:r>
              <w:rPr>
                <w:rFonts w:cs="Arial"/>
                <w:lang w:val="en-US"/>
              </w:rPr>
              <w:t>null</w:t>
            </w:r>
          </w:p>
        </w:tc>
        <w:tc>
          <w:tcPr>
            <w:tcW w:w="1879" w:type="dxa"/>
          </w:tcPr>
          <w:p w14:paraId="0FDC5C82" w14:textId="16CA0888" w:rsidR="003062C9" w:rsidRDefault="003062C9" w:rsidP="00171765">
            <w:pPr>
              <w:rPr>
                <w:rFonts w:cs="Arial"/>
              </w:rPr>
            </w:pPr>
            <w:r>
              <w:rPr>
                <w:rFonts w:cs="Arial"/>
              </w:rPr>
              <w:t>Параметр обязательный</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4" w:name="OLE_LINK265"/>
            <w:bookmarkStart w:id="95" w:name="OLE_LINK266"/>
            <w:bookmarkStart w:id="96" w:name="OLE_LINK272"/>
            <w:r>
              <w:rPr>
                <w:rFonts w:cs="Arial"/>
              </w:rPr>
              <w:t>Содержимое документа</w:t>
            </w:r>
            <w:bookmarkEnd w:id="94"/>
            <w:bookmarkEnd w:id="95"/>
            <w:bookmarkEnd w:id="96"/>
          </w:p>
        </w:tc>
        <w:tc>
          <w:tcPr>
            <w:tcW w:w="2333" w:type="dxa"/>
          </w:tcPr>
          <w:p w14:paraId="2BC27B06" w14:textId="77777777" w:rsidR="003062C9" w:rsidRPr="00525F22" w:rsidRDefault="003062C9" w:rsidP="00171765">
            <w:pPr>
              <w:rPr>
                <w:rFonts w:cs="Arial"/>
              </w:rPr>
            </w:pPr>
            <w:bookmarkStart w:id="97" w:name="OLE_LINK130"/>
            <w:bookmarkStart w:id="98" w:name="OLE_LINK132"/>
            <w:bookmarkStart w:id="99" w:name="OLE_LINK148"/>
            <w:r>
              <w:rPr>
                <w:rFonts w:cs="Arial"/>
              </w:rPr>
              <w:t>Структура п.</w:t>
            </w:r>
            <w:bookmarkStart w:id="100" w:name="OLE_LINK122"/>
            <w:bookmarkStart w:id="101" w:name="OLE_LINK123"/>
            <w:bookmarkStart w:id="102" w:name="OLE_LINK124"/>
            <w:r>
              <w:rPr>
                <w:rFonts w:cs="Arial"/>
              </w:rPr>
              <w:t>2.1.1.1</w:t>
            </w:r>
            <w:bookmarkEnd w:id="97"/>
            <w:bookmarkEnd w:id="98"/>
            <w:bookmarkEnd w:id="99"/>
            <w:bookmarkEnd w:id="100"/>
            <w:bookmarkEnd w:id="101"/>
            <w:bookmarkEnd w:id="102"/>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3"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4" w:name="OLE_LINK263"/>
            <w:bookmarkStart w:id="105" w:name="OLE_LINK264"/>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bookmarkEnd w:id="104"/>
            <w:bookmarkEnd w:id="105"/>
            <w:r w:rsidRPr="009D1FE4">
              <w:rPr>
                <w:rFonts w:cs="Arial"/>
              </w:rPr>
              <w:t xml:space="preserve">Для </w:t>
            </w:r>
            <w:r>
              <w:rPr>
                <w:rFonts w:cs="Arial"/>
              </w:rPr>
              <w:lastRenderedPageBreak/>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333" w:type="dxa"/>
          </w:tcPr>
          <w:p w14:paraId="5754B589" w14:textId="76CD5AE9" w:rsidR="003062C9" w:rsidRPr="00115D23" w:rsidRDefault="003062C9" w:rsidP="003062C9">
            <w:pPr>
              <w:rPr>
                <w:rFonts w:cs="Arial"/>
              </w:rPr>
            </w:pPr>
            <w:r>
              <w:rPr>
                <w:rFonts w:cs="Arial"/>
              </w:rPr>
              <w:lastRenderedPageBreak/>
              <w:t xml:space="preserve">Строка от 1 до 32 символов. </w:t>
            </w:r>
          </w:p>
        </w:tc>
        <w:tc>
          <w:tcPr>
            <w:tcW w:w="1879" w:type="dxa"/>
          </w:tcPr>
          <w:p w14:paraId="24484A72" w14:textId="495C58F4" w:rsidR="003062C9" w:rsidRDefault="003062C9" w:rsidP="00171765">
            <w:pPr>
              <w:rPr>
                <w:rFonts w:cs="Arial"/>
              </w:rPr>
            </w:pPr>
            <w:r>
              <w:rPr>
                <w:rFonts w:cs="Arial"/>
              </w:rPr>
              <w:t>Параметр обязательный.</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r>
              <w:rPr>
                <w:rFonts w:cs="Arial"/>
                <w:lang w:val="en-US"/>
              </w:rPr>
              <w:lastRenderedPageBreak/>
              <w:t>callbackUrl</w:t>
            </w:r>
          </w:p>
        </w:tc>
        <w:tc>
          <w:tcPr>
            <w:tcW w:w="4353" w:type="dxa"/>
          </w:tcPr>
          <w:p w14:paraId="3C3C9061" w14:textId="77777777" w:rsidR="003062C9" w:rsidRPr="009D7C38" w:rsidRDefault="003062C9"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333" w:type="dxa"/>
          </w:tcPr>
          <w:p w14:paraId="7A7BB46C" w14:textId="77777777" w:rsidR="003062C9" w:rsidRDefault="003062C9" w:rsidP="00171765">
            <w:pPr>
              <w:rPr>
                <w:rFonts w:cs="Arial"/>
              </w:rPr>
            </w:pPr>
            <w:r>
              <w:rPr>
                <w:rFonts w:cs="Arial"/>
              </w:rPr>
              <w:t xml:space="preserve">Строка от 1 до 1024 символов или </w:t>
            </w:r>
            <w:r>
              <w:rPr>
                <w:rFonts w:cs="Arial"/>
                <w:lang w:val="en-US"/>
              </w:rPr>
              <w:t>null</w:t>
            </w:r>
          </w:p>
        </w:tc>
        <w:tc>
          <w:tcPr>
            <w:tcW w:w="1879" w:type="dxa"/>
          </w:tcPr>
          <w:p w14:paraId="74706357" w14:textId="2652A3BD" w:rsidR="003062C9" w:rsidRDefault="003062C9" w:rsidP="00171765">
            <w:pPr>
              <w:rPr>
                <w:rFonts w:cs="Arial"/>
              </w:rPr>
            </w:pPr>
            <w:r>
              <w:rPr>
                <w:rFonts w:cs="Arial"/>
              </w:rPr>
              <w:t>Параметр не обязательный</w:t>
            </w:r>
          </w:p>
        </w:tc>
      </w:tr>
      <w:tr w:rsidR="003062C9" w:rsidRPr="008F4F86" w14:paraId="053A440F" w14:textId="169FEAEE" w:rsidTr="003062C9">
        <w:tc>
          <w:tcPr>
            <w:tcW w:w="2197" w:type="dxa"/>
          </w:tcPr>
          <w:p w14:paraId="3F5E1786" w14:textId="241A22C9" w:rsidR="003062C9" w:rsidRDefault="003062C9" w:rsidP="004A4B51">
            <w:pPr>
              <w:rPr>
                <w:rFonts w:cs="Arial"/>
                <w:lang w:val="en-US"/>
              </w:rPr>
            </w:pPr>
            <w:r>
              <w:rPr>
                <w:rFonts w:cs="Arial"/>
                <w:lang w:val="en-US"/>
              </w:rPr>
              <w:t>meta</w:t>
            </w:r>
          </w:p>
        </w:tc>
        <w:tc>
          <w:tcPr>
            <w:tcW w:w="4353" w:type="dxa"/>
          </w:tcPr>
          <w:p w14:paraId="17B956B5" w14:textId="19B5357D" w:rsidR="003062C9" w:rsidRDefault="003062C9" w:rsidP="004A4B51">
            <w:pPr>
              <w:rPr>
                <w:rFonts w:cs="Arial"/>
                <w:lang w:val="en-US"/>
              </w:rPr>
            </w:pPr>
            <w:bookmarkStart w:id="106" w:name="OLE_LINK209"/>
            <w:bookmarkStart w:id="107" w:name="OLE_LINK210"/>
            <w:r>
              <w:rPr>
                <w:rFonts w:cs="Arial"/>
              </w:rPr>
              <w:t>Метаданные запроса</w:t>
            </w:r>
            <w:bookmarkEnd w:id="106"/>
            <w:bookmarkEnd w:id="107"/>
          </w:p>
        </w:tc>
        <w:tc>
          <w:tcPr>
            <w:tcW w:w="2333" w:type="dxa"/>
          </w:tcPr>
          <w:p w14:paraId="3C402E3A" w14:textId="57D1C64A" w:rsidR="003062C9" w:rsidRDefault="003062C9" w:rsidP="004A4B51">
            <w:pPr>
              <w:rPr>
                <w:rFonts w:cs="Arial"/>
              </w:rPr>
            </w:pPr>
            <w:r>
              <w:rPr>
                <w:rFonts w:cs="Arial"/>
              </w:rPr>
              <w:t xml:space="preserve">Строка от 1 до 128 символов или </w:t>
            </w:r>
            <w:r>
              <w:rPr>
                <w:rFonts w:cs="Arial"/>
                <w:lang w:val="en-US"/>
              </w:rPr>
              <w:t>null</w:t>
            </w:r>
          </w:p>
        </w:tc>
        <w:tc>
          <w:tcPr>
            <w:tcW w:w="1879" w:type="dxa"/>
          </w:tcPr>
          <w:p w14:paraId="10047CB6" w14:textId="59DADDC3" w:rsidR="003062C9" w:rsidRDefault="003062C9" w:rsidP="004A4B51">
            <w:pPr>
              <w:rPr>
                <w:rFonts w:cs="Arial"/>
              </w:rPr>
            </w:pPr>
            <w:r>
              <w:rPr>
                <w:rFonts w:cs="Arial"/>
              </w:rPr>
              <w:t>Параметр не обязательный</w:t>
            </w:r>
          </w:p>
        </w:tc>
      </w:tr>
      <w:tr w:rsidR="003062C9" w:rsidRPr="008F4F86" w14:paraId="52DF8AB9" w14:textId="17311A33" w:rsidTr="003062C9">
        <w:tc>
          <w:tcPr>
            <w:tcW w:w="2197" w:type="dxa"/>
          </w:tcPr>
          <w:p w14:paraId="339F1D3E" w14:textId="051D684C" w:rsidR="003062C9" w:rsidRDefault="003062C9" w:rsidP="004A4B51">
            <w:pPr>
              <w:rPr>
                <w:rFonts w:cs="Arial"/>
                <w:lang w:val="en-US"/>
              </w:rPr>
            </w:pPr>
            <w:bookmarkStart w:id="108" w:name="OLE_LINK555"/>
            <w:bookmarkStart w:id="109" w:name="OLE_LINK556"/>
            <w:r>
              <w:rPr>
                <w:rFonts w:cs="Arial"/>
                <w:lang w:val="en-US"/>
              </w:rPr>
              <w:t>ignoreItemCodeCheck</w:t>
            </w:r>
            <w:bookmarkEnd w:id="108"/>
            <w:bookmarkEnd w:id="109"/>
          </w:p>
        </w:tc>
        <w:tc>
          <w:tcPr>
            <w:tcW w:w="4353" w:type="dxa"/>
          </w:tcPr>
          <w:p w14:paraId="30B3273B" w14:textId="77777777" w:rsidR="003062C9" w:rsidRDefault="003062C9" w:rsidP="004A4B51">
            <w:pPr>
              <w:rPr>
                <w:rFonts w:cs="Arial"/>
              </w:rPr>
            </w:pPr>
            <w:bookmarkStart w:id="110" w:name="OLE_LINK558"/>
            <w:bookmarkStart w:id="111" w:name="OLE_LINK557"/>
            <w:r>
              <w:rPr>
                <w:rFonts w:cs="Arial"/>
              </w:rPr>
              <w:t>Флаг указывающий стоит ли игнорировать проверку КМ.</w:t>
            </w:r>
          </w:p>
          <w:bookmarkEnd w:id="110"/>
          <w:p w14:paraId="2820AECE" w14:textId="08DEE7C9" w:rsidR="003062C9" w:rsidRDefault="003062C9" w:rsidP="004A4B51">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3062C9" w:rsidRPr="00DE7DD0" w:rsidRDefault="003062C9" w:rsidP="004A4B51">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422 Unprocessable Entity</w:t>
            </w:r>
            <w:bookmarkEnd w:id="111"/>
          </w:p>
        </w:tc>
        <w:tc>
          <w:tcPr>
            <w:tcW w:w="2333" w:type="dxa"/>
          </w:tcPr>
          <w:p w14:paraId="3220CF6A" w14:textId="70DE1F57" w:rsidR="003062C9" w:rsidRDefault="003062C9" w:rsidP="004A4B51">
            <w:pPr>
              <w:rPr>
                <w:rFonts w:cs="Arial"/>
              </w:rPr>
            </w:pPr>
            <w:r>
              <w:rPr>
                <w:rFonts w:cs="Arial"/>
              </w:rPr>
              <w:t xml:space="preserve">Булевое значение, </w:t>
            </w:r>
          </w:p>
          <w:p w14:paraId="5BE09C78" w14:textId="71FD5537" w:rsidR="003062C9" w:rsidRPr="00397593" w:rsidRDefault="003062C9" w:rsidP="004A4B51">
            <w:pPr>
              <w:rPr>
                <w:rFonts w:cs="Arial"/>
              </w:rPr>
            </w:pPr>
            <w:r>
              <w:rPr>
                <w:rFonts w:cs="Arial"/>
              </w:rPr>
              <w:t xml:space="preserve">Значение по умолчанию </w:t>
            </w:r>
            <w:r>
              <w:rPr>
                <w:rFonts w:cs="Arial"/>
                <w:lang w:val="en-US"/>
              </w:rPr>
              <w:t>false</w:t>
            </w:r>
            <w:r w:rsidRPr="00397593">
              <w:rPr>
                <w:rFonts w:cs="Arial"/>
              </w:rPr>
              <w:t>.</w:t>
            </w:r>
          </w:p>
        </w:tc>
        <w:tc>
          <w:tcPr>
            <w:tcW w:w="1879" w:type="dxa"/>
          </w:tcPr>
          <w:p w14:paraId="51C6E653" w14:textId="4CC9B2D3" w:rsidR="003062C9" w:rsidRDefault="003062C9" w:rsidP="004A4B51">
            <w:pPr>
              <w:rPr>
                <w:rFonts w:cs="Arial"/>
              </w:rPr>
            </w:pPr>
            <w:r>
              <w:rPr>
                <w:rFonts w:cs="Arial"/>
              </w:rPr>
              <w:t>необязательное поле.</w:t>
            </w:r>
          </w:p>
        </w:tc>
      </w:tr>
      <w:bookmarkEnd w:id="78"/>
      <w:bookmarkEnd w:id="79"/>
      <w:bookmarkEnd w:id="80"/>
      <w:bookmarkEnd w:id="103"/>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2" w:name="_Toc507539852"/>
      <w:bookmarkStart w:id="113" w:name="_Toc27489457"/>
      <w:bookmarkStart w:id="114" w:name="_Toc80026473"/>
      <w:bookmarkStart w:id="115" w:name="OLE_LINK125"/>
      <w:r>
        <w:rPr>
          <w:rFonts w:cs="Arial"/>
        </w:rPr>
        <w:t>2.1.1.1</w:t>
      </w:r>
      <w:r>
        <w:t xml:space="preserve"> Содержимое документа</w:t>
      </w:r>
      <w:bookmarkEnd w:id="112"/>
      <w:bookmarkEnd w:id="113"/>
      <w:bookmarkEnd w:id="114"/>
    </w:p>
    <w:tbl>
      <w:tblPr>
        <w:tblStyle w:val="ab"/>
        <w:tblW w:w="12611" w:type="dxa"/>
        <w:tblLayout w:type="fixed"/>
        <w:tblLook w:val="04A0" w:firstRow="1" w:lastRow="0" w:firstColumn="1" w:lastColumn="0" w:noHBand="0" w:noVBand="1"/>
      </w:tblPr>
      <w:tblGrid>
        <w:gridCol w:w="4106"/>
        <w:gridCol w:w="2693"/>
        <w:gridCol w:w="1701"/>
        <w:gridCol w:w="851"/>
        <w:gridCol w:w="709"/>
        <w:gridCol w:w="2551"/>
      </w:tblGrid>
      <w:tr w:rsidR="00C37DB9" w:rsidRPr="008F4F86" w14:paraId="6A5BE42C" w14:textId="0FF1EB42" w:rsidTr="00C37DB9">
        <w:tc>
          <w:tcPr>
            <w:tcW w:w="4106" w:type="dxa"/>
          </w:tcPr>
          <w:p w14:paraId="242A31DC" w14:textId="47AD9CA4" w:rsidR="0001100B" w:rsidRPr="00627F02" w:rsidRDefault="0001100B" w:rsidP="00627F02">
            <w:pPr>
              <w:jc w:val="center"/>
              <w:rPr>
                <w:rFonts w:cs="Arial"/>
                <w:b/>
                <w:bCs/>
              </w:rPr>
            </w:pPr>
            <w:r w:rsidRPr="00627F02">
              <w:rPr>
                <w:rFonts w:cs="Arial"/>
                <w:b/>
                <w:bCs/>
              </w:rPr>
              <w:t>Атрибут</w:t>
            </w:r>
          </w:p>
        </w:tc>
        <w:tc>
          <w:tcPr>
            <w:tcW w:w="2693" w:type="dxa"/>
          </w:tcPr>
          <w:p w14:paraId="01C7879D" w14:textId="54F342FB" w:rsidR="0001100B" w:rsidRPr="00627F02" w:rsidRDefault="0001100B" w:rsidP="00627F02">
            <w:pPr>
              <w:jc w:val="center"/>
              <w:rPr>
                <w:rFonts w:cs="Arial"/>
                <w:b/>
                <w:bCs/>
              </w:rPr>
            </w:pPr>
            <w:r w:rsidRPr="00627F02">
              <w:rPr>
                <w:rFonts w:cs="Arial"/>
                <w:b/>
                <w:bCs/>
              </w:rPr>
              <w:t>Описание</w:t>
            </w:r>
          </w:p>
        </w:tc>
        <w:tc>
          <w:tcPr>
            <w:tcW w:w="1701" w:type="dxa"/>
          </w:tcPr>
          <w:p w14:paraId="5EAA3879" w14:textId="78576EE8" w:rsidR="0001100B" w:rsidRPr="00627F02" w:rsidRDefault="0001100B" w:rsidP="00627F02">
            <w:pPr>
              <w:jc w:val="center"/>
              <w:rPr>
                <w:rFonts w:cs="Arial"/>
                <w:b/>
                <w:bCs/>
              </w:rPr>
            </w:pPr>
            <w:r w:rsidRPr="00627F02">
              <w:rPr>
                <w:rFonts w:cs="Arial"/>
                <w:b/>
                <w:bCs/>
              </w:rPr>
              <w:t>Комментарий</w:t>
            </w:r>
          </w:p>
        </w:tc>
        <w:tc>
          <w:tcPr>
            <w:tcW w:w="851" w:type="dxa"/>
          </w:tcPr>
          <w:p w14:paraId="43455AC4" w14:textId="0EC4ED73" w:rsidR="0001100B" w:rsidRPr="00627F02" w:rsidRDefault="0001100B" w:rsidP="00627F02">
            <w:pPr>
              <w:jc w:val="center"/>
              <w:rPr>
                <w:rFonts w:cs="Arial"/>
                <w:b/>
                <w:bCs/>
              </w:rPr>
            </w:pPr>
            <w:r w:rsidRPr="00627F02">
              <w:rPr>
                <w:rFonts w:cs="Arial"/>
                <w:b/>
                <w:bCs/>
              </w:rPr>
              <w:t>ФФД 1.05</w:t>
            </w:r>
          </w:p>
        </w:tc>
        <w:tc>
          <w:tcPr>
            <w:tcW w:w="709" w:type="dxa"/>
          </w:tcPr>
          <w:p w14:paraId="56B7F5C1" w14:textId="4DBE3B6E" w:rsidR="0001100B" w:rsidRPr="00627F02" w:rsidRDefault="0001100B" w:rsidP="00627F02">
            <w:pPr>
              <w:jc w:val="center"/>
              <w:rPr>
                <w:rFonts w:cs="Arial"/>
                <w:b/>
                <w:bCs/>
              </w:rPr>
            </w:pPr>
            <w:r w:rsidRPr="00627F02">
              <w:rPr>
                <w:rFonts w:cs="Arial"/>
                <w:b/>
                <w:bCs/>
              </w:rPr>
              <w:t>ФФД 1.2</w:t>
            </w:r>
          </w:p>
        </w:tc>
        <w:tc>
          <w:tcPr>
            <w:tcW w:w="2551" w:type="dxa"/>
          </w:tcPr>
          <w:p w14:paraId="4EDAFBC6" w14:textId="7C1945F2" w:rsidR="0001100B" w:rsidRPr="00627F02" w:rsidRDefault="0001100B" w:rsidP="00627F02">
            <w:pPr>
              <w:jc w:val="center"/>
              <w:rPr>
                <w:rFonts w:cs="Arial"/>
                <w:b/>
                <w:bCs/>
              </w:rPr>
            </w:pPr>
            <w:r>
              <w:rPr>
                <w:rFonts w:cs="Arial"/>
                <w:b/>
                <w:bCs/>
              </w:rPr>
              <w:t>Обязательность</w:t>
            </w:r>
          </w:p>
        </w:tc>
      </w:tr>
      <w:tr w:rsidR="00C37DB9" w:rsidRPr="008F4F86" w14:paraId="424E25C1" w14:textId="41F9A8A1" w:rsidTr="00C37DB9">
        <w:tc>
          <w:tcPr>
            <w:tcW w:w="4106" w:type="dxa"/>
          </w:tcPr>
          <w:p w14:paraId="2830928A" w14:textId="7B75CD60" w:rsidR="0001100B" w:rsidRPr="00DD04DD" w:rsidRDefault="0001100B" w:rsidP="00171765">
            <w:pPr>
              <w:rPr>
                <w:rFonts w:cs="Arial"/>
                <w:lang w:val="en-US"/>
              </w:rPr>
            </w:pPr>
            <w:r>
              <w:rPr>
                <w:rFonts w:cs="Arial"/>
                <w:lang w:val="en-US"/>
              </w:rPr>
              <w:t>ffdVersion</w:t>
            </w:r>
          </w:p>
        </w:tc>
        <w:tc>
          <w:tcPr>
            <w:tcW w:w="2693" w:type="dxa"/>
          </w:tcPr>
          <w:p w14:paraId="2437EFFD" w14:textId="77777777" w:rsidR="0001100B" w:rsidRDefault="0001100B" w:rsidP="00DD04DD">
            <w:pPr>
              <w:rPr>
                <w:rFonts w:cs="Arial"/>
              </w:rPr>
            </w:pPr>
            <w:bookmarkStart w:id="116" w:name="OLE_LINK537"/>
            <w:r>
              <w:rPr>
                <w:rFonts w:cs="Arial"/>
              </w:rPr>
              <w:t xml:space="preserve">Номер версии ФФД, </w:t>
            </w:r>
            <w:r w:rsidRPr="00DD04DD">
              <w:rPr>
                <w:rFonts w:cs="Arial"/>
              </w:rPr>
              <w:t>1209</w:t>
            </w:r>
          </w:p>
          <w:p w14:paraId="0E839068" w14:textId="1713EBC6" w:rsidR="0001100B" w:rsidRPr="00CE43A2" w:rsidRDefault="0001100B" w:rsidP="00DD04DD">
            <w:pPr>
              <w:rPr>
                <w:rFonts w:cs="Arial"/>
              </w:rPr>
            </w:pPr>
            <w:r>
              <w:rPr>
                <w:rFonts w:cs="Arial"/>
              </w:rPr>
              <w:t>2 – ФФД 1.05, значение по умолчанию</w:t>
            </w:r>
          </w:p>
          <w:p w14:paraId="643DC627" w14:textId="3A6130A8" w:rsidR="0001100B" w:rsidRPr="00DD04DD" w:rsidRDefault="0001100B" w:rsidP="00DD04DD">
            <w:pPr>
              <w:rPr>
                <w:rFonts w:cs="Arial"/>
              </w:rPr>
            </w:pPr>
            <w:r>
              <w:rPr>
                <w:rFonts w:cs="Arial"/>
              </w:rPr>
              <w:t>4 – ФФД 1.2</w:t>
            </w:r>
            <w:bookmarkEnd w:id="116"/>
          </w:p>
        </w:tc>
        <w:tc>
          <w:tcPr>
            <w:tcW w:w="1701" w:type="dxa"/>
          </w:tcPr>
          <w:p w14:paraId="30E7A914" w14:textId="159501A7" w:rsidR="0001100B" w:rsidRPr="00A47D55" w:rsidRDefault="0001100B" w:rsidP="009C4FDB">
            <w:pPr>
              <w:rPr>
                <w:rFonts w:cs="Arial"/>
              </w:rPr>
            </w:pPr>
            <w:r>
              <w:rPr>
                <w:rFonts w:cs="Arial"/>
              </w:rPr>
              <w:t>Число</w:t>
            </w:r>
            <w:ins w:id="117" w:author="Сергей Гизун" w:date="2022-02-26T15:44:00Z">
              <w:r w:rsidR="009C4FDB">
                <w:rPr>
                  <w:rFonts w:cs="Arial"/>
                </w:rPr>
                <w:t>.</w:t>
              </w:r>
            </w:ins>
            <w:del w:id="118" w:author="Сергей Гизун" w:date="2022-02-26T15:44:00Z">
              <w:r w:rsidDel="009C4FDB">
                <w:rPr>
                  <w:rFonts w:cs="Arial"/>
                </w:rPr>
                <w:delText>, обязательный параметр для ФФД 1.2</w:delText>
              </w:r>
            </w:del>
          </w:p>
        </w:tc>
        <w:tc>
          <w:tcPr>
            <w:tcW w:w="851" w:type="dxa"/>
          </w:tcPr>
          <w:p w14:paraId="4BB87980" w14:textId="28CD5885" w:rsidR="0001100B" w:rsidRPr="00627F02" w:rsidRDefault="0001100B" w:rsidP="00DD04DD">
            <w:pPr>
              <w:rPr>
                <w:rFonts w:cs="Arial"/>
              </w:rPr>
            </w:pPr>
            <w:r>
              <w:rPr>
                <w:rFonts w:cs="Arial"/>
              </w:rPr>
              <w:t>Да</w:t>
            </w:r>
          </w:p>
        </w:tc>
        <w:tc>
          <w:tcPr>
            <w:tcW w:w="709" w:type="dxa"/>
          </w:tcPr>
          <w:p w14:paraId="5B9E67E8" w14:textId="1D1D2461" w:rsidR="0001100B" w:rsidRDefault="0001100B" w:rsidP="00DD04DD">
            <w:pPr>
              <w:rPr>
                <w:rFonts w:cs="Arial"/>
              </w:rPr>
            </w:pPr>
            <w:r>
              <w:rPr>
                <w:rFonts w:cs="Arial"/>
              </w:rPr>
              <w:t>Да</w:t>
            </w:r>
          </w:p>
        </w:tc>
        <w:tc>
          <w:tcPr>
            <w:tcW w:w="2551" w:type="dxa"/>
          </w:tcPr>
          <w:p w14:paraId="21C71031" w14:textId="4051A347" w:rsidR="0001100B" w:rsidRDefault="003062C9" w:rsidP="00DD04DD">
            <w:pPr>
              <w:rPr>
                <w:rFonts w:cs="Arial"/>
              </w:rPr>
            </w:pPr>
            <w:r>
              <w:rPr>
                <w:rFonts w:cs="Arial"/>
              </w:rPr>
              <w:t xml:space="preserve">Не обязательно для ФФД 1.05 </w:t>
            </w:r>
            <w:r>
              <w:rPr>
                <w:rFonts w:cs="Arial"/>
              </w:rPr>
              <w:br/>
            </w:r>
            <w:r>
              <w:rPr>
                <w:rFonts w:cs="Arial"/>
              </w:rPr>
              <w:br/>
              <w:t>Обязательно для ФФД 1.2</w:t>
            </w:r>
          </w:p>
        </w:tc>
      </w:tr>
      <w:tr w:rsidR="00C37DB9" w:rsidRPr="008F4F86" w14:paraId="6DAD2651" w14:textId="6CC4EA43" w:rsidTr="00C37DB9">
        <w:tc>
          <w:tcPr>
            <w:tcW w:w="4106" w:type="dxa"/>
          </w:tcPr>
          <w:p w14:paraId="05E904D1" w14:textId="031CB0FC" w:rsidR="0001100B" w:rsidRDefault="0001100B" w:rsidP="00703E22">
            <w:pPr>
              <w:rPr>
                <w:rFonts w:cs="Arial"/>
                <w:lang w:val="en-US"/>
              </w:rPr>
            </w:pPr>
            <w:r>
              <w:rPr>
                <w:rFonts w:cs="Arial"/>
                <w:lang w:val="en-US"/>
              </w:rPr>
              <w:t>type</w:t>
            </w:r>
          </w:p>
        </w:tc>
        <w:tc>
          <w:tcPr>
            <w:tcW w:w="2693" w:type="dxa"/>
          </w:tcPr>
          <w:p w14:paraId="7EBE6958" w14:textId="77777777" w:rsidR="0001100B" w:rsidRDefault="0001100B" w:rsidP="00703E22">
            <w:pPr>
              <w:rPr>
                <w:rFonts w:cs="Arial"/>
              </w:rPr>
            </w:pPr>
            <w:bookmarkStart w:id="119" w:name="OLE_LINK277"/>
            <w:bookmarkStart w:id="120" w:name="OLE_LINK282"/>
            <w:bookmarkStart w:id="121" w:name="OLE_LINK283"/>
            <w:r>
              <w:rPr>
                <w:rFonts w:cs="Arial"/>
              </w:rPr>
              <w:t>Признак расчета, 1054:</w:t>
            </w:r>
          </w:p>
          <w:p w14:paraId="69DC3ED8" w14:textId="77777777" w:rsidR="0001100B" w:rsidRDefault="0001100B" w:rsidP="00703E22">
            <w:pPr>
              <w:pStyle w:val="ac"/>
              <w:numPr>
                <w:ilvl w:val="0"/>
                <w:numId w:val="1"/>
              </w:numPr>
              <w:rPr>
                <w:rFonts w:cs="Arial"/>
              </w:rPr>
            </w:pPr>
            <w:r>
              <w:rPr>
                <w:rFonts w:cs="Arial"/>
              </w:rPr>
              <w:t>Приход</w:t>
            </w:r>
          </w:p>
          <w:p w14:paraId="4163C833" w14:textId="77777777" w:rsidR="0001100B" w:rsidRDefault="0001100B" w:rsidP="00703E22">
            <w:pPr>
              <w:pStyle w:val="ac"/>
              <w:numPr>
                <w:ilvl w:val="0"/>
                <w:numId w:val="1"/>
              </w:numPr>
              <w:rPr>
                <w:rFonts w:cs="Arial"/>
              </w:rPr>
            </w:pPr>
            <w:r>
              <w:rPr>
                <w:rFonts w:cs="Arial"/>
              </w:rPr>
              <w:t>Возврат прихода</w:t>
            </w:r>
          </w:p>
          <w:p w14:paraId="40F13F67" w14:textId="77777777" w:rsidR="0001100B" w:rsidRDefault="0001100B" w:rsidP="00703E22">
            <w:pPr>
              <w:pStyle w:val="ac"/>
              <w:numPr>
                <w:ilvl w:val="0"/>
                <w:numId w:val="1"/>
              </w:numPr>
              <w:rPr>
                <w:rFonts w:cs="Arial"/>
              </w:rPr>
            </w:pPr>
            <w:r>
              <w:rPr>
                <w:rFonts w:cs="Arial"/>
              </w:rPr>
              <w:t>Расход</w:t>
            </w:r>
          </w:p>
          <w:p w14:paraId="576A80D1" w14:textId="4F0654D5" w:rsidR="0001100B" w:rsidRDefault="0001100B" w:rsidP="00703E22">
            <w:pPr>
              <w:pStyle w:val="ac"/>
              <w:numPr>
                <w:ilvl w:val="0"/>
                <w:numId w:val="1"/>
              </w:numPr>
              <w:rPr>
                <w:rFonts w:cs="Arial"/>
              </w:rPr>
            </w:pPr>
            <w:r>
              <w:rPr>
                <w:rFonts w:cs="Arial"/>
              </w:rPr>
              <w:t>Возврат расхода</w:t>
            </w:r>
            <w:bookmarkEnd w:id="119"/>
            <w:bookmarkEnd w:id="120"/>
            <w:bookmarkEnd w:id="121"/>
          </w:p>
        </w:tc>
        <w:tc>
          <w:tcPr>
            <w:tcW w:w="1701" w:type="dxa"/>
          </w:tcPr>
          <w:p w14:paraId="2BDCC94A" w14:textId="56B697A4" w:rsidR="0001100B" w:rsidRDefault="0001100B" w:rsidP="009C4FDB">
            <w:pPr>
              <w:rPr>
                <w:rFonts w:cs="Arial"/>
              </w:rPr>
            </w:pPr>
            <w:r>
              <w:rPr>
                <w:rFonts w:cs="Arial"/>
              </w:rPr>
              <w:t xml:space="preserve">Число. </w:t>
            </w:r>
            <w:del w:id="122" w:author="Сергей Гизун" w:date="2022-02-26T15:44:00Z">
              <w:r w:rsidDel="009C4FDB">
                <w:rPr>
                  <w:rFonts w:cs="Arial"/>
                </w:rPr>
                <w:delText>Параметр обязательный.</w:delText>
              </w:r>
            </w:del>
          </w:p>
        </w:tc>
        <w:tc>
          <w:tcPr>
            <w:tcW w:w="851" w:type="dxa"/>
          </w:tcPr>
          <w:p w14:paraId="5022DCEB" w14:textId="68A382E6" w:rsidR="0001100B" w:rsidRDefault="0001100B" w:rsidP="00703E22">
            <w:pPr>
              <w:rPr>
                <w:rFonts w:cs="Arial"/>
              </w:rPr>
            </w:pPr>
            <w:r>
              <w:rPr>
                <w:rFonts w:cs="Arial"/>
              </w:rPr>
              <w:t>Да</w:t>
            </w:r>
          </w:p>
        </w:tc>
        <w:tc>
          <w:tcPr>
            <w:tcW w:w="709" w:type="dxa"/>
          </w:tcPr>
          <w:p w14:paraId="648216AF" w14:textId="63E1A7CA" w:rsidR="0001100B" w:rsidRDefault="0001100B" w:rsidP="00703E22">
            <w:pPr>
              <w:rPr>
                <w:rFonts w:cs="Arial"/>
              </w:rPr>
            </w:pPr>
            <w:r>
              <w:rPr>
                <w:rFonts w:cs="Arial"/>
              </w:rPr>
              <w:t>Да</w:t>
            </w:r>
          </w:p>
        </w:tc>
        <w:tc>
          <w:tcPr>
            <w:tcW w:w="2551" w:type="dxa"/>
          </w:tcPr>
          <w:p w14:paraId="595BEA99" w14:textId="20F55195" w:rsidR="0001100B" w:rsidRDefault="003062C9" w:rsidP="00703E22">
            <w:pPr>
              <w:rPr>
                <w:rFonts w:cs="Arial"/>
              </w:rPr>
            </w:pPr>
            <w:r>
              <w:rPr>
                <w:rFonts w:cs="Arial"/>
              </w:rPr>
              <w:t>ФФД 1.05 – да</w:t>
            </w:r>
            <w:r>
              <w:rPr>
                <w:rFonts w:cs="Arial"/>
              </w:rPr>
              <w:br/>
              <w:t>ФФД 1.2 - да</w:t>
            </w:r>
          </w:p>
        </w:tc>
      </w:tr>
      <w:tr w:rsidR="00C37DB9" w:rsidRPr="008F4F86" w14:paraId="2BE074D2" w14:textId="3643DCE7" w:rsidTr="00C37DB9">
        <w:tc>
          <w:tcPr>
            <w:tcW w:w="4106" w:type="dxa"/>
          </w:tcPr>
          <w:p w14:paraId="4B0B2D83" w14:textId="77777777" w:rsidR="0001100B" w:rsidRPr="0000532B" w:rsidRDefault="0001100B" w:rsidP="00703E22">
            <w:pPr>
              <w:rPr>
                <w:rFonts w:cs="Arial"/>
              </w:rPr>
            </w:pPr>
            <w:r>
              <w:rPr>
                <w:rFonts w:cs="Arial"/>
                <w:lang w:val="en-US"/>
              </w:rPr>
              <w:lastRenderedPageBreak/>
              <w:t>p</w:t>
            </w:r>
            <w:r w:rsidRPr="00B2081D">
              <w:rPr>
                <w:rFonts w:cs="Arial"/>
              </w:rPr>
              <w:t>ositions</w:t>
            </w:r>
          </w:p>
        </w:tc>
        <w:tc>
          <w:tcPr>
            <w:tcW w:w="2693" w:type="dxa"/>
          </w:tcPr>
          <w:p w14:paraId="06DDD09D" w14:textId="77777777" w:rsidR="0001100B" w:rsidRPr="00B2081D" w:rsidRDefault="0001100B" w:rsidP="00703E22">
            <w:pPr>
              <w:rPr>
                <w:rFonts w:cs="Arial"/>
              </w:rPr>
            </w:pPr>
            <w:bookmarkStart w:id="123" w:name="OLE_LINK284"/>
            <w:bookmarkStart w:id="124" w:name="OLE_LINK289"/>
            <w:bookmarkStart w:id="125" w:name="OLE_LINK290"/>
            <w:bookmarkStart w:id="126" w:name="OLE_LINK344"/>
            <w:bookmarkStart w:id="127" w:name="OLE_LINK345"/>
            <w:r>
              <w:rPr>
                <w:rFonts w:cs="Arial"/>
              </w:rPr>
              <w:t xml:space="preserve">Список </w:t>
            </w:r>
            <w:r w:rsidRPr="00C427A1">
              <w:t>предмет</w:t>
            </w:r>
            <w:r>
              <w:t>ов</w:t>
            </w:r>
            <w:r w:rsidRPr="00C427A1">
              <w:t xml:space="preserve"> расчета</w:t>
            </w:r>
            <w:r>
              <w:t>, 1059</w:t>
            </w:r>
            <w:bookmarkEnd w:id="123"/>
            <w:bookmarkEnd w:id="124"/>
            <w:bookmarkEnd w:id="125"/>
            <w:bookmarkEnd w:id="126"/>
            <w:bookmarkEnd w:id="127"/>
          </w:p>
        </w:tc>
        <w:tc>
          <w:tcPr>
            <w:tcW w:w="1701" w:type="dxa"/>
          </w:tcPr>
          <w:p w14:paraId="0698B83B" w14:textId="77777777" w:rsidR="0001100B" w:rsidRPr="0027461C" w:rsidRDefault="0001100B" w:rsidP="00703E22">
            <w:pPr>
              <w:rPr>
                <w:rFonts w:cs="Arial"/>
              </w:rPr>
            </w:pPr>
            <w:r>
              <w:rPr>
                <w:rFonts w:cs="Arial"/>
              </w:rPr>
              <w:t>Массив структур п.2.1.1.2</w:t>
            </w:r>
            <w:r w:rsidRPr="00B20708">
              <w:rPr>
                <w:rFonts w:cs="Arial"/>
              </w:rPr>
              <w:t xml:space="preserve"> </w:t>
            </w:r>
          </w:p>
        </w:tc>
        <w:tc>
          <w:tcPr>
            <w:tcW w:w="851" w:type="dxa"/>
          </w:tcPr>
          <w:p w14:paraId="23B11D6D" w14:textId="112EAE80" w:rsidR="0001100B" w:rsidRDefault="0001100B" w:rsidP="00703E22">
            <w:pPr>
              <w:rPr>
                <w:rFonts w:cs="Arial"/>
              </w:rPr>
            </w:pPr>
            <w:r>
              <w:rPr>
                <w:rFonts w:cs="Arial"/>
              </w:rPr>
              <w:t>Да</w:t>
            </w:r>
          </w:p>
        </w:tc>
        <w:tc>
          <w:tcPr>
            <w:tcW w:w="709" w:type="dxa"/>
          </w:tcPr>
          <w:p w14:paraId="47A61726" w14:textId="30386AAD" w:rsidR="0001100B" w:rsidRDefault="0001100B" w:rsidP="00703E22">
            <w:pPr>
              <w:rPr>
                <w:rFonts w:cs="Arial"/>
              </w:rPr>
            </w:pPr>
            <w:r>
              <w:rPr>
                <w:rFonts w:cs="Arial"/>
              </w:rPr>
              <w:t>Да</w:t>
            </w:r>
          </w:p>
        </w:tc>
        <w:tc>
          <w:tcPr>
            <w:tcW w:w="2551" w:type="dxa"/>
          </w:tcPr>
          <w:p w14:paraId="647E6448" w14:textId="77777777" w:rsidR="0001100B" w:rsidRDefault="0001100B" w:rsidP="00703E22">
            <w:pPr>
              <w:rPr>
                <w:rFonts w:cs="Arial"/>
              </w:rPr>
            </w:pPr>
          </w:p>
        </w:tc>
      </w:tr>
      <w:tr w:rsidR="00C37DB9" w:rsidRPr="008F4F86" w14:paraId="1419DF1D" w14:textId="5FD9FA3E" w:rsidTr="00C37DB9">
        <w:tc>
          <w:tcPr>
            <w:tcW w:w="4106" w:type="dxa"/>
          </w:tcPr>
          <w:p w14:paraId="5CEE5768" w14:textId="77777777" w:rsidR="0001100B" w:rsidRPr="00B2081D" w:rsidRDefault="0001100B" w:rsidP="00703E22">
            <w:pPr>
              <w:rPr>
                <w:rFonts w:cs="Arial"/>
              </w:rPr>
            </w:pPr>
            <w:r>
              <w:rPr>
                <w:rFonts w:cs="Arial"/>
                <w:lang w:val="en-US"/>
              </w:rPr>
              <w:t>c</w:t>
            </w:r>
            <w:r w:rsidRPr="00B2081D">
              <w:rPr>
                <w:rFonts w:cs="Arial"/>
              </w:rPr>
              <w:t>heckClose</w:t>
            </w:r>
          </w:p>
        </w:tc>
        <w:tc>
          <w:tcPr>
            <w:tcW w:w="2693" w:type="dxa"/>
          </w:tcPr>
          <w:p w14:paraId="3E9C16AF" w14:textId="77777777" w:rsidR="0001100B" w:rsidRDefault="0001100B" w:rsidP="00703E22">
            <w:pPr>
              <w:rPr>
                <w:rFonts w:cs="Arial"/>
              </w:rPr>
            </w:pPr>
            <w:bookmarkStart w:id="128" w:name="OLE_LINK291"/>
            <w:bookmarkStart w:id="129" w:name="OLE_LINK292"/>
            <w:bookmarkStart w:id="130" w:name="OLE_LINK293"/>
            <w:r>
              <w:rPr>
                <w:rFonts w:cs="Arial"/>
              </w:rPr>
              <w:t>Параметры закрытия чека</w:t>
            </w:r>
            <w:bookmarkEnd w:id="128"/>
            <w:bookmarkEnd w:id="129"/>
            <w:bookmarkEnd w:id="130"/>
          </w:p>
        </w:tc>
        <w:tc>
          <w:tcPr>
            <w:tcW w:w="1701" w:type="dxa"/>
          </w:tcPr>
          <w:p w14:paraId="051F129E" w14:textId="77777777" w:rsidR="0001100B" w:rsidRDefault="0001100B" w:rsidP="00703E22">
            <w:pPr>
              <w:rPr>
                <w:rFonts w:cs="Arial"/>
              </w:rPr>
            </w:pPr>
            <w:r>
              <w:rPr>
                <w:rFonts w:cs="Arial"/>
              </w:rPr>
              <w:t>Структура п.2.1.1.3</w:t>
            </w:r>
          </w:p>
        </w:tc>
        <w:tc>
          <w:tcPr>
            <w:tcW w:w="851" w:type="dxa"/>
          </w:tcPr>
          <w:p w14:paraId="311FA0EB" w14:textId="46E92AEF" w:rsidR="0001100B" w:rsidRDefault="0001100B" w:rsidP="00703E22">
            <w:pPr>
              <w:rPr>
                <w:rFonts w:cs="Arial"/>
              </w:rPr>
            </w:pPr>
            <w:r>
              <w:rPr>
                <w:rFonts w:cs="Arial"/>
              </w:rPr>
              <w:t>Да</w:t>
            </w:r>
          </w:p>
        </w:tc>
        <w:tc>
          <w:tcPr>
            <w:tcW w:w="709" w:type="dxa"/>
          </w:tcPr>
          <w:p w14:paraId="3AFB38B5" w14:textId="7F612E02" w:rsidR="0001100B" w:rsidRDefault="0001100B" w:rsidP="00703E22">
            <w:pPr>
              <w:rPr>
                <w:rFonts w:cs="Arial"/>
              </w:rPr>
            </w:pPr>
            <w:r>
              <w:rPr>
                <w:rFonts w:cs="Arial"/>
              </w:rPr>
              <w:t>Да</w:t>
            </w:r>
          </w:p>
        </w:tc>
        <w:tc>
          <w:tcPr>
            <w:tcW w:w="2551" w:type="dxa"/>
          </w:tcPr>
          <w:p w14:paraId="4861FF6E" w14:textId="77777777" w:rsidR="0001100B" w:rsidRDefault="0001100B" w:rsidP="00703E22">
            <w:pPr>
              <w:rPr>
                <w:rFonts w:cs="Arial"/>
              </w:rPr>
            </w:pPr>
          </w:p>
        </w:tc>
      </w:tr>
      <w:tr w:rsidR="00C37DB9" w:rsidRPr="008F4F86" w14:paraId="32591AA4" w14:textId="7290EFCE" w:rsidTr="00C37DB9">
        <w:tc>
          <w:tcPr>
            <w:tcW w:w="4106" w:type="dxa"/>
          </w:tcPr>
          <w:p w14:paraId="3F91195A" w14:textId="77777777" w:rsidR="0001100B" w:rsidRPr="00B2081D" w:rsidRDefault="0001100B" w:rsidP="00703E22">
            <w:pPr>
              <w:rPr>
                <w:rFonts w:cs="Arial"/>
              </w:rPr>
            </w:pPr>
            <w:bookmarkStart w:id="131" w:name="_Hlk507543943"/>
            <w:r>
              <w:rPr>
                <w:rFonts w:cs="Arial"/>
                <w:lang w:val="en-US"/>
              </w:rPr>
              <w:t>c</w:t>
            </w:r>
            <w:r w:rsidRPr="004311A3">
              <w:rPr>
                <w:rFonts w:cs="Arial"/>
              </w:rPr>
              <w:t>ustomerContact</w:t>
            </w:r>
          </w:p>
        </w:tc>
        <w:tc>
          <w:tcPr>
            <w:tcW w:w="2693" w:type="dxa"/>
          </w:tcPr>
          <w:p w14:paraId="3C8665EA" w14:textId="77777777" w:rsidR="0001100B" w:rsidRPr="004311A3" w:rsidRDefault="0001100B" w:rsidP="00703E22">
            <w:pPr>
              <w:rPr>
                <w:rFonts w:cs="Arial"/>
              </w:rPr>
            </w:pPr>
            <w:bookmarkStart w:id="132" w:name="OLE_LINK306"/>
            <w:r>
              <w:t>Т</w:t>
            </w:r>
            <w:r w:rsidRPr="00C427A1">
              <w:t>елефон или электронный адрес покупателя</w:t>
            </w:r>
            <w:r>
              <w:t>, 1008</w:t>
            </w:r>
            <w:bookmarkEnd w:id="132"/>
          </w:p>
        </w:tc>
        <w:tc>
          <w:tcPr>
            <w:tcW w:w="1701" w:type="dxa"/>
          </w:tcPr>
          <w:p w14:paraId="0B00A225" w14:textId="00870424" w:rsidR="0001100B" w:rsidRPr="000813B8" w:rsidRDefault="0001100B" w:rsidP="009C4FDB">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del w:id="133" w:author="Сергей Гизун" w:date="2022-02-26T15:44:00Z">
              <w:r w:rsidDel="009C4FDB">
                <w:rPr>
                  <w:rFonts w:cs="Arial"/>
                </w:rPr>
                <w:delText>Параметр обязательный.</w:delText>
              </w:r>
            </w:del>
          </w:p>
        </w:tc>
        <w:tc>
          <w:tcPr>
            <w:tcW w:w="851" w:type="dxa"/>
          </w:tcPr>
          <w:p w14:paraId="67118CCA" w14:textId="7A20E2C5" w:rsidR="0001100B" w:rsidRDefault="0001100B" w:rsidP="00703E22">
            <w:pPr>
              <w:rPr>
                <w:rFonts w:cs="Arial"/>
              </w:rPr>
            </w:pPr>
            <w:r>
              <w:rPr>
                <w:rFonts w:cs="Arial"/>
              </w:rPr>
              <w:t>Да</w:t>
            </w:r>
          </w:p>
        </w:tc>
        <w:tc>
          <w:tcPr>
            <w:tcW w:w="709" w:type="dxa"/>
          </w:tcPr>
          <w:p w14:paraId="7891D63D" w14:textId="4E2F07A6" w:rsidR="0001100B" w:rsidRDefault="0001100B" w:rsidP="00703E22">
            <w:pPr>
              <w:rPr>
                <w:rFonts w:cs="Arial"/>
              </w:rPr>
            </w:pPr>
            <w:r>
              <w:rPr>
                <w:rFonts w:cs="Arial"/>
              </w:rPr>
              <w:t>Да</w:t>
            </w:r>
          </w:p>
        </w:tc>
        <w:tc>
          <w:tcPr>
            <w:tcW w:w="2551" w:type="dxa"/>
          </w:tcPr>
          <w:p w14:paraId="1E5CDA57" w14:textId="10324549" w:rsidR="0001100B" w:rsidRDefault="009C4FDB" w:rsidP="00703E22">
            <w:pPr>
              <w:rPr>
                <w:ins w:id="134" w:author="Сергей Гизун" w:date="2022-02-26T15:43:00Z"/>
                <w:rFonts w:cs="Arial"/>
              </w:rPr>
            </w:pPr>
            <w:ins w:id="135" w:author="Сергей Гизун" w:date="2022-02-26T15:43:00Z">
              <w:r>
                <w:rPr>
                  <w:rFonts w:cs="Arial"/>
                </w:rPr>
                <w:t>ФФД 1.05 – да</w:t>
              </w:r>
            </w:ins>
          </w:p>
          <w:p w14:paraId="3D4CB1AA" w14:textId="3254F6A6" w:rsidR="009C4FDB" w:rsidRDefault="009C4FDB" w:rsidP="00703E22">
            <w:pPr>
              <w:rPr>
                <w:rFonts w:cs="Arial"/>
              </w:rPr>
            </w:pPr>
            <w:ins w:id="136" w:author="Сергей Гизун" w:date="2022-02-26T15:43:00Z">
              <w:r>
                <w:rPr>
                  <w:rFonts w:cs="Arial"/>
                </w:rPr>
                <w:t>ФФД 1.2 - да</w:t>
              </w:r>
            </w:ins>
          </w:p>
        </w:tc>
      </w:tr>
      <w:tr w:rsidR="00C37DB9" w:rsidRPr="008F4F86" w14:paraId="1AC6271B" w14:textId="42489C1A" w:rsidTr="00C37DB9">
        <w:tc>
          <w:tcPr>
            <w:tcW w:w="4106" w:type="dxa"/>
          </w:tcPr>
          <w:p w14:paraId="1F5FDE12" w14:textId="77B58901" w:rsidR="0001100B" w:rsidRPr="0000532B" w:rsidRDefault="0001100B" w:rsidP="00703E22">
            <w:pPr>
              <w:rPr>
                <w:rFonts w:cs="Arial"/>
              </w:rPr>
            </w:pPr>
            <w:bookmarkStart w:id="137" w:name="OLE_LINK294"/>
            <w:bookmarkStart w:id="138" w:name="OLE_LINK295"/>
            <w:bookmarkEnd w:id="131"/>
            <w:r>
              <w:rPr>
                <w:rFonts w:cs="Arial"/>
                <w:lang w:val="en-US"/>
              </w:rPr>
              <w:t>a</w:t>
            </w:r>
            <w:r w:rsidRPr="00AE6B24">
              <w:rPr>
                <w:rFonts w:cs="Arial"/>
                <w:lang w:val="en-US"/>
              </w:rPr>
              <w:t>gentType</w:t>
            </w:r>
            <w:bookmarkEnd w:id="137"/>
            <w:bookmarkEnd w:id="138"/>
          </w:p>
        </w:tc>
        <w:tc>
          <w:tcPr>
            <w:tcW w:w="2693" w:type="dxa"/>
          </w:tcPr>
          <w:p w14:paraId="3BD71FDF" w14:textId="77777777" w:rsidR="0001100B" w:rsidRDefault="0001100B" w:rsidP="00703E22">
            <w:bookmarkStart w:id="139" w:name="OLE_LINK307"/>
            <w:bookmarkStart w:id="140" w:name="OLE_LINK308"/>
            <w:bookmarkStart w:id="141" w:name="OLE_LINK309"/>
            <w:r>
              <w:t>П</w:t>
            </w:r>
            <w:r w:rsidRPr="00AE6B24">
              <w:t>ризнак агента</w:t>
            </w:r>
            <w:r>
              <w:t xml:space="preserve">, </w:t>
            </w:r>
            <w:r w:rsidRPr="00AE6B24">
              <w:t>1057</w:t>
            </w:r>
            <w:bookmarkStart w:id="142" w:name="OLE_LINK415"/>
            <w:bookmarkStart w:id="143" w:name="OLE_LINK416"/>
            <w:bookmarkStart w:id="144" w:name="OLE_LINK417"/>
            <w:bookmarkStart w:id="145" w:name="OLE_LINK414"/>
            <w:r>
              <w:t xml:space="preserve">. </w:t>
            </w:r>
            <w:r w:rsidRPr="00055D64">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04DF10E8" w:rsidR="0001100B" w:rsidRDefault="0001100B" w:rsidP="00703E22">
            <w:r>
              <w:t xml:space="preserve">0 (1) – </w:t>
            </w:r>
            <w:r w:rsidRPr="00C427A1">
              <w:t>банковски</w:t>
            </w:r>
            <w:r>
              <w:t>й</w:t>
            </w:r>
            <w:r w:rsidRPr="00C427A1">
              <w:t xml:space="preserve"> платежны</w:t>
            </w:r>
            <w:r>
              <w:t>й агент</w:t>
            </w:r>
          </w:p>
          <w:p w14:paraId="476B8D0A" w14:textId="15AF806E" w:rsidR="0001100B" w:rsidRDefault="0001100B" w:rsidP="00703E22">
            <w:r>
              <w:t xml:space="preserve">1 (2) – </w:t>
            </w:r>
            <w:r w:rsidRPr="00C427A1">
              <w:t>банковски</w:t>
            </w:r>
            <w:r>
              <w:t>й</w:t>
            </w:r>
            <w:r w:rsidRPr="00C427A1">
              <w:t xml:space="preserve"> платежны</w:t>
            </w:r>
            <w:r>
              <w:t>й субагент</w:t>
            </w:r>
          </w:p>
          <w:p w14:paraId="040E9D6A" w14:textId="742E0F9A" w:rsidR="0001100B" w:rsidRDefault="0001100B" w:rsidP="00703E22">
            <w:r>
              <w:t xml:space="preserve">2 (4) – </w:t>
            </w:r>
            <w:r w:rsidRPr="00C427A1">
              <w:t>платежны</w:t>
            </w:r>
            <w:r>
              <w:t>й</w:t>
            </w:r>
            <w:r w:rsidRPr="00C427A1">
              <w:t xml:space="preserve"> агент</w:t>
            </w:r>
          </w:p>
          <w:p w14:paraId="3FB9AABF" w14:textId="4D51A585" w:rsidR="0001100B" w:rsidRDefault="0001100B" w:rsidP="00703E22">
            <w:r>
              <w:t xml:space="preserve">3 (8) – </w:t>
            </w:r>
            <w:r w:rsidRPr="00C427A1">
              <w:t>платежн</w:t>
            </w:r>
            <w:r>
              <w:t>ый субагент</w:t>
            </w:r>
          </w:p>
          <w:p w14:paraId="50D846EA" w14:textId="6F72DDF1" w:rsidR="0001100B" w:rsidRDefault="0001100B" w:rsidP="00703E22">
            <w:r>
              <w:t xml:space="preserve">4 (16) – </w:t>
            </w:r>
            <w:r w:rsidRPr="00C427A1">
              <w:t>поверенны</w:t>
            </w:r>
            <w:r>
              <w:t>й</w:t>
            </w:r>
          </w:p>
          <w:p w14:paraId="14255D92" w14:textId="7F125F67" w:rsidR="0001100B" w:rsidRDefault="0001100B" w:rsidP="00703E22">
            <w:r>
              <w:t xml:space="preserve">5 (32) – </w:t>
            </w:r>
            <w:r w:rsidRPr="00C427A1">
              <w:t>комиссионер</w:t>
            </w:r>
          </w:p>
          <w:p w14:paraId="7883665A" w14:textId="1C972E0B" w:rsidR="0001100B" w:rsidRDefault="0001100B" w:rsidP="00703E22">
            <w:pPr>
              <w:tabs>
                <w:tab w:val="center" w:pos="2467"/>
              </w:tabs>
            </w:pPr>
            <w:r>
              <w:t xml:space="preserve">6 (64) – иной </w:t>
            </w:r>
            <w:r w:rsidRPr="00C427A1">
              <w:t>агент</w:t>
            </w:r>
          </w:p>
          <w:bookmarkEnd w:id="142"/>
          <w:bookmarkEnd w:id="143"/>
          <w:bookmarkEnd w:id="144"/>
          <w:p w14:paraId="63FA935D" w14:textId="77777777" w:rsidR="0001100B" w:rsidRPr="00EA41AF" w:rsidRDefault="0001100B" w:rsidP="00703E22">
            <w:pPr>
              <w:tabs>
                <w:tab w:val="center" w:pos="2467"/>
              </w:tabs>
              <w:rPr>
                <w:i/>
              </w:rPr>
            </w:pPr>
            <w:r w:rsidRPr="00EA41AF">
              <w:rPr>
                <w:i/>
              </w:rPr>
              <w:t xml:space="preserve">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значению реквизита </w:t>
            </w:r>
            <w:r w:rsidRPr="00EA41AF">
              <w:rPr>
                <w:i/>
              </w:rPr>
              <w:lastRenderedPageBreak/>
              <w:t>«признак агента» (тег 1057) кассового чека.</w:t>
            </w:r>
            <w:bookmarkEnd w:id="139"/>
            <w:bookmarkEnd w:id="140"/>
            <w:bookmarkEnd w:id="141"/>
            <w:bookmarkEnd w:id="145"/>
          </w:p>
        </w:tc>
        <w:tc>
          <w:tcPr>
            <w:tcW w:w="1701" w:type="dxa"/>
          </w:tcPr>
          <w:p w14:paraId="1EF43C9D" w14:textId="77777777" w:rsidR="0001100B" w:rsidRPr="006A64D3" w:rsidRDefault="0001100B" w:rsidP="00703E22">
            <w:pPr>
              <w:rPr>
                <w:rFonts w:cs="Arial"/>
              </w:rPr>
            </w:pPr>
            <w:bookmarkStart w:id="146" w:name="OLE_LINK296"/>
            <w:bookmarkStart w:id="147" w:name="OLE_LINK297"/>
            <w:bookmarkStart w:id="148" w:name="OLE_LINK298"/>
            <w:r>
              <w:rPr>
                <w:rFonts w:cs="Arial"/>
              </w:rPr>
              <w:lastRenderedPageBreak/>
              <w:t>Число от 1 до 127</w:t>
            </w:r>
            <w:r w:rsidRPr="006A64D3">
              <w:rPr>
                <w:rFonts w:cs="Arial"/>
              </w:rPr>
              <w:t xml:space="preserve">, </w:t>
            </w:r>
            <w:r>
              <w:rPr>
                <w:rFonts w:cs="Arial"/>
              </w:rPr>
              <w:t>необязательное поле</w:t>
            </w:r>
            <w:bookmarkEnd w:id="146"/>
            <w:bookmarkEnd w:id="147"/>
            <w:bookmarkEnd w:id="148"/>
          </w:p>
        </w:tc>
        <w:tc>
          <w:tcPr>
            <w:tcW w:w="851" w:type="dxa"/>
          </w:tcPr>
          <w:p w14:paraId="3964DE60" w14:textId="5AA89880" w:rsidR="0001100B" w:rsidRDefault="0001100B" w:rsidP="00703E22">
            <w:pPr>
              <w:rPr>
                <w:rFonts w:cs="Arial"/>
              </w:rPr>
            </w:pPr>
            <w:r>
              <w:rPr>
                <w:rFonts w:cs="Arial"/>
              </w:rPr>
              <w:t>Да</w:t>
            </w:r>
          </w:p>
        </w:tc>
        <w:tc>
          <w:tcPr>
            <w:tcW w:w="709" w:type="dxa"/>
          </w:tcPr>
          <w:p w14:paraId="3AEE7C41" w14:textId="55E0CAF4" w:rsidR="0001100B" w:rsidRDefault="0001100B" w:rsidP="00703E22">
            <w:pPr>
              <w:rPr>
                <w:rFonts w:cs="Arial"/>
              </w:rPr>
            </w:pPr>
            <w:r>
              <w:rPr>
                <w:rFonts w:cs="Arial"/>
              </w:rPr>
              <w:t>Нет</w:t>
            </w:r>
          </w:p>
        </w:tc>
        <w:tc>
          <w:tcPr>
            <w:tcW w:w="2551" w:type="dxa"/>
          </w:tcPr>
          <w:p w14:paraId="43BBFC83" w14:textId="7B777C5B" w:rsidR="0001100B" w:rsidRDefault="009C4FDB" w:rsidP="00703E22">
            <w:pPr>
              <w:rPr>
                <w:ins w:id="149" w:author="Сергей Гизун" w:date="2022-02-26T15:44:00Z"/>
                <w:rFonts w:cs="Arial"/>
              </w:rPr>
            </w:pPr>
            <w:ins w:id="150" w:author="Сергей Гизун" w:date="2022-02-26T15:44:00Z">
              <w:r>
                <w:rPr>
                  <w:rFonts w:cs="Arial"/>
                </w:rPr>
                <w:t>ФФД 1.05 – нет</w:t>
              </w:r>
            </w:ins>
          </w:p>
          <w:p w14:paraId="76996703" w14:textId="6472870E" w:rsidR="009C4FDB" w:rsidRDefault="009C4FDB" w:rsidP="00703E22">
            <w:pPr>
              <w:rPr>
                <w:rFonts w:cs="Arial"/>
              </w:rPr>
            </w:pPr>
            <w:ins w:id="151" w:author="Сергей Гизун" w:date="2022-02-26T15:44:00Z">
              <w:r>
                <w:rPr>
                  <w:rFonts w:cs="Arial"/>
                </w:rPr>
                <w:t xml:space="preserve">ФФД 1.2 - нет </w:t>
              </w:r>
            </w:ins>
          </w:p>
        </w:tc>
      </w:tr>
      <w:tr w:rsidR="00C37DB9" w:rsidRPr="008F4F86" w14:paraId="45CC4A29" w14:textId="7611C88F" w:rsidTr="00C37DB9">
        <w:tc>
          <w:tcPr>
            <w:tcW w:w="4106" w:type="dxa"/>
          </w:tcPr>
          <w:p w14:paraId="3ED70901" w14:textId="1DD2F9A5" w:rsidR="0001100B" w:rsidRPr="00AE6B24" w:rsidRDefault="0001100B" w:rsidP="00703E22">
            <w:pPr>
              <w:rPr>
                <w:rFonts w:cs="Arial"/>
              </w:rPr>
            </w:pPr>
            <w:bookmarkStart w:id="152" w:name="_Hlk515533381"/>
            <w:r>
              <w:rPr>
                <w:lang w:val="en-US"/>
              </w:rPr>
              <w:lastRenderedPageBreak/>
              <w:t>p</w:t>
            </w:r>
            <w:r w:rsidRPr="00EA41AF">
              <w:t>aymentTransferOperatorPhoneNumbers</w:t>
            </w:r>
          </w:p>
        </w:tc>
        <w:tc>
          <w:tcPr>
            <w:tcW w:w="2693" w:type="dxa"/>
          </w:tcPr>
          <w:p w14:paraId="5A814F2B" w14:textId="77777777" w:rsidR="0001100B" w:rsidRPr="008B35C0" w:rsidRDefault="0001100B" w:rsidP="00703E22">
            <w:bookmarkStart w:id="153" w:name="OLE_LINK310"/>
            <w:bookmarkStart w:id="154" w:name="OLE_LINK311"/>
            <w:r>
              <w:t>Т</w:t>
            </w:r>
            <w:r w:rsidRPr="004E1AAD">
              <w:t xml:space="preserve">елефон </w:t>
            </w:r>
            <w:r>
              <w:t>оператора перевода, 1075</w:t>
            </w:r>
            <w:bookmarkEnd w:id="153"/>
            <w:bookmarkEnd w:id="154"/>
          </w:p>
        </w:tc>
        <w:tc>
          <w:tcPr>
            <w:tcW w:w="1701" w:type="dxa"/>
          </w:tcPr>
          <w:p w14:paraId="2DC6FC5D" w14:textId="766D487A"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26C8B247" w14:textId="10EF46F0" w:rsidR="0001100B" w:rsidRDefault="0001100B" w:rsidP="00703E22">
            <w:pPr>
              <w:rPr>
                <w:rFonts w:cs="Arial"/>
              </w:rPr>
            </w:pPr>
            <w:r>
              <w:rPr>
                <w:rFonts w:cs="Arial"/>
              </w:rPr>
              <w:t>Да</w:t>
            </w:r>
          </w:p>
        </w:tc>
        <w:tc>
          <w:tcPr>
            <w:tcW w:w="709" w:type="dxa"/>
          </w:tcPr>
          <w:p w14:paraId="26E49230" w14:textId="0FF22171" w:rsidR="0001100B" w:rsidRDefault="0001100B" w:rsidP="00703E22">
            <w:pPr>
              <w:rPr>
                <w:rFonts w:cs="Arial"/>
              </w:rPr>
            </w:pPr>
            <w:r>
              <w:rPr>
                <w:rFonts w:cs="Arial"/>
              </w:rPr>
              <w:t>Нет</w:t>
            </w:r>
          </w:p>
        </w:tc>
        <w:tc>
          <w:tcPr>
            <w:tcW w:w="2551" w:type="dxa"/>
          </w:tcPr>
          <w:p w14:paraId="749FBBF4" w14:textId="77777777" w:rsidR="00C37DB9" w:rsidRDefault="00C37DB9" w:rsidP="00C37DB9">
            <w:pPr>
              <w:rPr>
                <w:ins w:id="155" w:author="Сергей Гизун" w:date="2022-02-26T15:44:00Z"/>
                <w:rFonts w:cs="Arial"/>
              </w:rPr>
            </w:pPr>
            <w:ins w:id="156" w:author="Сергей Гизун" w:date="2022-02-26T15:44:00Z">
              <w:r>
                <w:rPr>
                  <w:rFonts w:cs="Arial"/>
                </w:rPr>
                <w:t>ФФД 1.05 – нет</w:t>
              </w:r>
            </w:ins>
          </w:p>
          <w:p w14:paraId="23481A80" w14:textId="2EFA8072" w:rsidR="0001100B" w:rsidRDefault="00C37DB9" w:rsidP="00C37DB9">
            <w:pPr>
              <w:rPr>
                <w:rFonts w:cs="Arial"/>
              </w:rPr>
            </w:pPr>
            <w:ins w:id="157" w:author="Сергей Гизун" w:date="2022-02-26T15:44:00Z">
              <w:r>
                <w:rPr>
                  <w:rFonts w:cs="Arial"/>
                </w:rPr>
                <w:t>ФФД 1.2 - нет</w:t>
              </w:r>
            </w:ins>
          </w:p>
        </w:tc>
      </w:tr>
      <w:tr w:rsidR="00C37DB9" w:rsidRPr="008F4F86" w14:paraId="6078DEDD" w14:textId="202D606B" w:rsidTr="00C37DB9">
        <w:tc>
          <w:tcPr>
            <w:tcW w:w="4106" w:type="dxa"/>
          </w:tcPr>
          <w:p w14:paraId="4945E095" w14:textId="77777777" w:rsidR="0001100B" w:rsidRPr="00AE6B24" w:rsidRDefault="0001100B" w:rsidP="00703E22">
            <w:pPr>
              <w:rPr>
                <w:rFonts w:cs="Arial"/>
              </w:rPr>
            </w:pPr>
            <w:r>
              <w:rPr>
                <w:lang w:val="en-US"/>
              </w:rPr>
              <w:t>p</w:t>
            </w:r>
            <w:r w:rsidRPr="00EA41AF">
              <w:t>aymentAgentOperation</w:t>
            </w:r>
          </w:p>
        </w:tc>
        <w:tc>
          <w:tcPr>
            <w:tcW w:w="2693" w:type="dxa"/>
          </w:tcPr>
          <w:p w14:paraId="18C59E3B" w14:textId="77777777" w:rsidR="0001100B" w:rsidRPr="008B35C0" w:rsidRDefault="0001100B" w:rsidP="00703E22">
            <w:pPr>
              <w:rPr>
                <w:lang w:val="en-US"/>
              </w:rPr>
            </w:pPr>
            <w:bookmarkStart w:id="158" w:name="OLE_LINK312"/>
            <w:bookmarkStart w:id="159" w:name="OLE_LINK313"/>
            <w:bookmarkStart w:id="160"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58"/>
            <w:bookmarkEnd w:id="159"/>
            <w:bookmarkEnd w:id="160"/>
          </w:p>
        </w:tc>
        <w:tc>
          <w:tcPr>
            <w:tcW w:w="1701" w:type="dxa"/>
          </w:tcPr>
          <w:p w14:paraId="7053F8B3" w14:textId="3ECB0951" w:rsidR="0001100B" w:rsidRDefault="0001100B" w:rsidP="00C37DB9">
            <w:pPr>
              <w:rPr>
                <w:rFonts w:cs="Arial"/>
              </w:rPr>
            </w:pPr>
            <w:r>
              <w:rPr>
                <w:rFonts w:cs="Arial"/>
              </w:rPr>
              <w:t>Строка длиной от 1 до 24 символов</w:t>
            </w:r>
            <w:r w:rsidR="00C37DB9">
              <w:rPr>
                <w:rFonts w:cs="Arial"/>
              </w:rPr>
              <w:t>.</w:t>
            </w:r>
          </w:p>
        </w:tc>
        <w:tc>
          <w:tcPr>
            <w:tcW w:w="851" w:type="dxa"/>
          </w:tcPr>
          <w:p w14:paraId="5A6D5837" w14:textId="46810FE6" w:rsidR="0001100B" w:rsidRDefault="0001100B" w:rsidP="00703E22">
            <w:pPr>
              <w:rPr>
                <w:rFonts w:cs="Arial"/>
              </w:rPr>
            </w:pPr>
            <w:r>
              <w:rPr>
                <w:rFonts w:cs="Arial"/>
              </w:rPr>
              <w:t>Да</w:t>
            </w:r>
          </w:p>
        </w:tc>
        <w:tc>
          <w:tcPr>
            <w:tcW w:w="709" w:type="dxa"/>
          </w:tcPr>
          <w:p w14:paraId="1D26314F" w14:textId="0F84B0BF" w:rsidR="0001100B" w:rsidRDefault="0001100B" w:rsidP="00703E22">
            <w:pPr>
              <w:rPr>
                <w:rFonts w:cs="Arial"/>
              </w:rPr>
            </w:pPr>
            <w:r>
              <w:rPr>
                <w:rFonts w:cs="Arial"/>
              </w:rPr>
              <w:t>Нет</w:t>
            </w:r>
          </w:p>
        </w:tc>
        <w:tc>
          <w:tcPr>
            <w:tcW w:w="2551" w:type="dxa"/>
          </w:tcPr>
          <w:p w14:paraId="598279AA" w14:textId="77777777" w:rsidR="00C37DB9" w:rsidRDefault="00C37DB9" w:rsidP="00C37DB9">
            <w:pPr>
              <w:rPr>
                <w:ins w:id="161" w:author="Сергей Гизун" w:date="2022-02-26T15:44:00Z"/>
                <w:rFonts w:cs="Arial"/>
              </w:rPr>
            </w:pPr>
            <w:ins w:id="162" w:author="Сергей Гизун" w:date="2022-02-26T15:44:00Z">
              <w:r>
                <w:rPr>
                  <w:rFonts w:cs="Arial"/>
                </w:rPr>
                <w:t>ФФД 1.05 – нет</w:t>
              </w:r>
            </w:ins>
          </w:p>
          <w:p w14:paraId="07D89A07" w14:textId="7D8246A5" w:rsidR="0001100B" w:rsidRDefault="00C37DB9" w:rsidP="00C37DB9">
            <w:pPr>
              <w:rPr>
                <w:rFonts w:cs="Arial"/>
              </w:rPr>
            </w:pPr>
            <w:ins w:id="163" w:author="Сергей Гизун" w:date="2022-02-26T15:44:00Z">
              <w:r>
                <w:rPr>
                  <w:rFonts w:cs="Arial"/>
                </w:rPr>
                <w:t>ФФД 1.2 - нет</w:t>
              </w:r>
            </w:ins>
          </w:p>
        </w:tc>
      </w:tr>
      <w:tr w:rsidR="00C37DB9" w:rsidRPr="008F4F86" w14:paraId="577EE776" w14:textId="1B99B804" w:rsidTr="00C37DB9">
        <w:tc>
          <w:tcPr>
            <w:tcW w:w="4106" w:type="dxa"/>
          </w:tcPr>
          <w:p w14:paraId="180ABD99" w14:textId="77777777" w:rsidR="0001100B" w:rsidRPr="00EA41AF" w:rsidRDefault="0001100B" w:rsidP="00703E22">
            <w:r>
              <w:rPr>
                <w:lang w:val="en-US"/>
              </w:rPr>
              <w:t>p</w:t>
            </w:r>
            <w:r w:rsidRPr="00EA41AF">
              <w:t>aymentAgentPhoneNumbers</w:t>
            </w:r>
          </w:p>
        </w:tc>
        <w:tc>
          <w:tcPr>
            <w:tcW w:w="2693" w:type="dxa"/>
          </w:tcPr>
          <w:p w14:paraId="6F184CFA" w14:textId="77777777" w:rsidR="0001100B" w:rsidRDefault="0001100B" w:rsidP="00703E22">
            <w:bookmarkStart w:id="164" w:name="OLE_LINK315"/>
            <w:bookmarkStart w:id="165" w:name="OLE_LINK316"/>
            <w:bookmarkStart w:id="166" w:name="OLE_LINK317"/>
            <w:r>
              <w:t>Т</w:t>
            </w:r>
            <w:r w:rsidRPr="000E7E7C">
              <w:t>елефон платежного агента</w:t>
            </w:r>
            <w:r>
              <w:t xml:space="preserve">, </w:t>
            </w:r>
            <w:r w:rsidRPr="000E7E7C">
              <w:t>1073</w:t>
            </w:r>
            <w:bookmarkEnd w:id="164"/>
            <w:bookmarkEnd w:id="165"/>
            <w:bookmarkEnd w:id="166"/>
          </w:p>
        </w:tc>
        <w:tc>
          <w:tcPr>
            <w:tcW w:w="1701" w:type="dxa"/>
          </w:tcPr>
          <w:p w14:paraId="124E0E15" w14:textId="14FD2E0E"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761A310F" w14:textId="604BB28F" w:rsidR="0001100B" w:rsidRDefault="0001100B" w:rsidP="00703E22">
            <w:pPr>
              <w:rPr>
                <w:rFonts w:cs="Arial"/>
              </w:rPr>
            </w:pPr>
            <w:r>
              <w:rPr>
                <w:rFonts w:cs="Arial"/>
              </w:rPr>
              <w:t>Да</w:t>
            </w:r>
          </w:p>
        </w:tc>
        <w:tc>
          <w:tcPr>
            <w:tcW w:w="709" w:type="dxa"/>
          </w:tcPr>
          <w:p w14:paraId="409C91BA" w14:textId="0B9AF7CD" w:rsidR="0001100B" w:rsidRDefault="0001100B" w:rsidP="00703E22">
            <w:pPr>
              <w:rPr>
                <w:rFonts w:cs="Arial"/>
              </w:rPr>
            </w:pPr>
            <w:r>
              <w:rPr>
                <w:rFonts w:cs="Arial"/>
              </w:rPr>
              <w:t>Нет</w:t>
            </w:r>
          </w:p>
        </w:tc>
        <w:tc>
          <w:tcPr>
            <w:tcW w:w="2551" w:type="dxa"/>
          </w:tcPr>
          <w:p w14:paraId="0E314304" w14:textId="77777777" w:rsidR="00C37DB9" w:rsidRDefault="00C37DB9" w:rsidP="00C37DB9">
            <w:pPr>
              <w:rPr>
                <w:ins w:id="167" w:author="Сергей Гизун" w:date="2022-02-26T15:44:00Z"/>
                <w:rFonts w:cs="Arial"/>
              </w:rPr>
            </w:pPr>
            <w:ins w:id="168" w:author="Сергей Гизун" w:date="2022-02-26T15:44:00Z">
              <w:r>
                <w:rPr>
                  <w:rFonts w:cs="Arial"/>
                </w:rPr>
                <w:t>ФФД 1.05 – нет</w:t>
              </w:r>
            </w:ins>
          </w:p>
          <w:p w14:paraId="73353124" w14:textId="12E4BB16" w:rsidR="0001100B" w:rsidRDefault="00C37DB9" w:rsidP="00C37DB9">
            <w:pPr>
              <w:rPr>
                <w:rFonts w:cs="Arial"/>
              </w:rPr>
            </w:pPr>
            <w:ins w:id="169" w:author="Сергей Гизун" w:date="2022-02-26T15:44:00Z">
              <w:r>
                <w:rPr>
                  <w:rFonts w:cs="Arial"/>
                </w:rPr>
                <w:t>ФФД 1.2 - нет</w:t>
              </w:r>
            </w:ins>
          </w:p>
        </w:tc>
      </w:tr>
      <w:tr w:rsidR="00C37DB9" w:rsidRPr="008F4F86" w14:paraId="75F3911A" w14:textId="5AAB1B0D" w:rsidTr="00C37DB9">
        <w:tc>
          <w:tcPr>
            <w:tcW w:w="4106" w:type="dxa"/>
          </w:tcPr>
          <w:p w14:paraId="3A827DAC" w14:textId="77777777" w:rsidR="0001100B" w:rsidRPr="00EA41AF" w:rsidRDefault="0001100B" w:rsidP="00703E22">
            <w:r>
              <w:rPr>
                <w:lang w:val="en-US"/>
              </w:rPr>
              <w:t>p</w:t>
            </w:r>
            <w:r w:rsidRPr="00EA41AF">
              <w:t>aymentOperatorPhoneNumbers</w:t>
            </w:r>
          </w:p>
        </w:tc>
        <w:tc>
          <w:tcPr>
            <w:tcW w:w="2693" w:type="dxa"/>
          </w:tcPr>
          <w:p w14:paraId="3B1C073A" w14:textId="77777777" w:rsidR="0001100B" w:rsidRDefault="0001100B" w:rsidP="00703E22">
            <w:bookmarkStart w:id="170" w:name="OLE_LINK318"/>
            <w:bookmarkStart w:id="171" w:name="OLE_LINK319"/>
            <w:bookmarkStart w:id="172" w:name="OLE_LINK320"/>
            <w:r>
              <w:t>Т</w:t>
            </w:r>
            <w:r w:rsidRPr="0080191E">
              <w:t>елефон оператора по приему платежей</w:t>
            </w:r>
            <w:r>
              <w:t xml:space="preserve">, </w:t>
            </w:r>
            <w:r w:rsidRPr="0080191E">
              <w:t>1074</w:t>
            </w:r>
            <w:bookmarkEnd w:id="170"/>
            <w:bookmarkEnd w:id="171"/>
            <w:bookmarkEnd w:id="172"/>
          </w:p>
        </w:tc>
        <w:tc>
          <w:tcPr>
            <w:tcW w:w="1701" w:type="dxa"/>
          </w:tcPr>
          <w:p w14:paraId="3D4E0A72" w14:textId="317579E8"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53626D6E" w14:textId="530E0724" w:rsidR="0001100B" w:rsidRDefault="0001100B" w:rsidP="00703E22">
            <w:pPr>
              <w:rPr>
                <w:rFonts w:cs="Arial"/>
              </w:rPr>
            </w:pPr>
            <w:r>
              <w:rPr>
                <w:rFonts w:cs="Arial"/>
              </w:rPr>
              <w:t>Да</w:t>
            </w:r>
          </w:p>
        </w:tc>
        <w:tc>
          <w:tcPr>
            <w:tcW w:w="709" w:type="dxa"/>
          </w:tcPr>
          <w:p w14:paraId="07A5E14F" w14:textId="37BCAF16" w:rsidR="0001100B" w:rsidRDefault="0001100B" w:rsidP="00703E22">
            <w:pPr>
              <w:rPr>
                <w:rFonts w:cs="Arial"/>
              </w:rPr>
            </w:pPr>
            <w:r>
              <w:rPr>
                <w:rFonts w:cs="Arial"/>
              </w:rPr>
              <w:t>Нет</w:t>
            </w:r>
          </w:p>
        </w:tc>
        <w:tc>
          <w:tcPr>
            <w:tcW w:w="2551" w:type="dxa"/>
          </w:tcPr>
          <w:p w14:paraId="4FDC9AC3" w14:textId="77777777" w:rsidR="00C37DB9" w:rsidRDefault="00C37DB9" w:rsidP="00C37DB9">
            <w:pPr>
              <w:rPr>
                <w:ins w:id="173" w:author="Сергей Гизун" w:date="2022-02-26T15:44:00Z"/>
                <w:rFonts w:cs="Arial"/>
              </w:rPr>
            </w:pPr>
            <w:ins w:id="174" w:author="Сергей Гизун" w:date="2022-02-26T15:44:00Z">
              <w:r>
                <w:rPr>
                  <w:rFonts w:cs="Arial"/>
                </w:rPr>
                <w:t>ФФД 1.05 – нет</w:t>
              </w:r>
            </w:ins>
          </w:p>
          <w:p w14:paraId="7139ADFE" w14:textId="5D2A1636" w:rsidR="0001100B" w:rsidRDefault="00C37DB9" w:rsidP="00C37DB9">
            <w:pPr>
              <w:rPr>
                <w:rFonts w:cs="Arial"/>
              </w:rPr>
            </w:pPr>
            <w:ins w:id="175" w:author="Сергей Гизун" w:date="2022-02-26T15:44:00Z">
              <w:r>
                <w:rPr>
                  <w:rFonts w:cs="Arial"/>
                </w:rPr>
                <w:t>ФФД 1.2 - нет</w:t>
              </w:r>
            </w:ins>
          </w:p>
        </w:tc>
      </w:tr>
      <w:tr w:rsidR="00C37DB9" w:rsidRPr="008F4F86" w14:paraId="3EFD5D07" w14:textId="4CD4D52B" w:rsidTr="00C37DB9">
        <w:tc>
          <w:tcPr>
            <w:tcW w:w="4106" w:type="dxa"/>
          </w:tcPr>
          <w:p w14:paraId="1C127C8C" w14:textId="77777777" w:rsidR="0001100B" w:rsidRPr="00EA41AF" w:rsidRDefault="0001100B" w:rsidP="00703E22">
            <w:r>
              <w:rPr>
                <w:lang w:val="en-US"/>
              </w:rPr>
              <w:t>p</w:t>
            </w:r>
            <w:r w:rsidRPr="00EA41AF">
              <w:t>aymentOperatorName</w:t>
            </w:r>
          </w:p>
        </w:tc>
        <w:tc>
          <w:tcPr>
            <w:tcW w:w="2693" w:type="dxa"/>
          </w:tcPr>
          <w:p w14:paraId="0C40C222" w14:textId="77777777" w:rsidR="0001100B" w:rsidRDefault="0001100B" w:rsidP="00703E22">
            <w:bookmarkStart w:id="176" w:name="OLE_LINK321"/>
            <w:bookmarkStart w:id="177" w:name="OLE_LINK322"/>
            <w:r>
              <w:t>Н</w:t>
            </w:r>
            <w:r w:rsidRPr="000B1B66">
              <w:t>аименование оператора перевода</w:t>
            </w:r>
            <w:r>
              <w:t xml:space="preserve">, </w:t>
            </w:r>
            <w:r w:rsidRPr="000B1B66">
              <w:t>1026</w:t>
            </w:r>
            <w:bookmarkEnd w:id="176"/>
            <w:bookmarkEnd w:id="177"/>
          </w:p>
        </w:tc>
        <w:tc>
          <w:tcPr>
            <w:tcW w:w="1701" w:type="dxa"/>
          </w:tcPr>
          <w:p w14:paraId="2B643977" w14:textId="026F3A34" w:rsidR="0001100B" w:rsidRDefault="0001100B" w:rsidP="00C37DB9">
            <w:pPr>
              <w:rPr>
                <w:rFonts w:cs="Arial"/>
              </w:rPr>
            </w:pPr>
            <w:r>
              <w:rPr>
                <w:rFonts w:cs="Arial"/>
              </w:rPr>
              <w:t>Строка длиной от 1 до 64 символов</w:t>
            </w:r>
          </w:p>
        </w:tc>
        <w:tc>
          <w:tcPr>
            <w:tcW w:w="851" w:type="dxa"/>
          </w:tcPr>
          <w:p w14:paraId="475147B4" w14:textId="5C34DF32" w:rsidR="0001100B" w:rsidRDefault="0001100B" w:rsidP="00703E22">
            <w:pPr>
              <w:rPr>
                <w:rFonts w:cs="Arial"/>
              </w:rPr>
            </w:pPr>
            <w:r>
              <w:rPr>
                <w:rFonts w:cs="Arial"/>
              </w:rPr>
              <w:t>Да</w:t>
            </w:r>
          </w:p>
        </w:tc>
        <w:tc>
          <w:tcPr>
            <w:tcW w:w="709" w:type="dxa"/>
          </w:tcPr>
          <w:p w14:paraId="6EA37D37" w14:textId="110F582D" w:rsidR="0001100B" w:rsidRDefault="0001100B" w:rsidP="00703E22">
            <w:pPr>
              <w:rPr>
                <w:rFonts w:cs="Arial"/>
              </w:rPr>
            </w:pPr>
            <w:r>
              <w:rPr>
                <w:rFonts w:cs="Arial"/>
              </w:rPr>
              <w:t>Нет</w:t>
            </w:r>
          </w:p>
        </w:tc>
        <w:tc>
          <w:tcPr>
            <w:tcW w:w="2551" w:type="dxa"/>
          </w:tcPr>
          <w:p w14:paraId="02D29273" w14:textId="77777777" w:rsidR="00C37DB9" w:rsidRDefault="00C37DB9" w:rsidP="00C37DB9">
            <w:pPr>
              <w:rPr>
                <w:ins w:id="178" w:author="Сергей Гизун" w:date="2022-02-26T15:44:00Z"/>
                <w:rFonts w:cs="Arial"/>
              </w:rPr>
            </w:pPr>
            <w:ins w:id="179" w:author="Сергей Гизун" w:date="2022-02-26T15:44:00Z">
              <w:r>
                <w:rPr>
                  <w:rFonts w:cs="Arial"/>
                </w:rPr>
                <w:t>ФФД 1.05 – нет</w:t>
              </w:r>
            </w:ins>
          </w:p>
          <w:p w14:paraId="1C02C20B" w14:textId="6348FF18" w:rsidR="0001100B" w:rsidRDefault="00C37DB9" w:rsidP="00C37DB9">
            <w:pPr>
              <w:rPr>
                <w:rFonts w:cs="Arial"/>
              </w:rPr>
            </w:pPr>
            <w:ins w:id="180" w:author="Сергей Гизун" w:date="2022-02-26T15:44:00Z">
              <w:r>
                <w:rPr>
                  <w:rFonts w:cs="Arial"/>
                </w:rPr>
                <w:t>ФФД 1.2 - нет</w:t>
              </w:r>
            </w:ins>
          </w:p>
        </w:tc>
      </w:tr>
      <w:tr w:rsidR="00C37DB9" w:rsidRPr="008F4F86" w14:paraId="4CA72AB5" w14:textId="30DAD74B" w:rsidTr="00C37DB9">
        <w:tc>
          <w:tcPr>
            <w:tcW w:w="4106" w:type="dxa"/>
          </w:tcPr>
          <w:p w14:paraId="18E6A45F" w14:textId="77777777" w:rsidR="0001100B" w:rsidRPr="00EA41AF" w:rsidRDefault="0001100B" w:rsidP="00703E22">
            <w:r>
              <w:rPr>
                <w:lang w:val="en-US"/>
              </w:rPr>
              <w:t>p</w:t>
            </w:r>
            <w:r w:rsidRPr="00EA41AF">
              <w:t>aymentOperatorAddress</w:t>
            </w:r>
          </w:p>
        </w:tc>
        <w:tc>
          <w:tcPr>
            <w:tcW w:w="2693" w:type="dxa"/>
          </w:tcPr>
          <w:p w14:paraId="633C8748" w14:textId="77777777" w:rsidR="0001100B" w:rsidRDefault="0001100B" w:rsidP="00703E22">
            <w:bookmarkStart w:id="181" w:name="OLE_LINK323"/>
            <w:bookmarkStart w:id="182" w:name="OLE_LINK324"/>
            <w:bookmarkStart w:id="183" w:name="OLE_LINK325"/>
            <w:r>
              <w:t xml:space="preserve">Адрес оператора перевода, </w:t>
            </w:r>
            <w:r w:rsidRPr="00CB6556">
              <w:t>1005</w:t>
            </w:r>
            <w:bookmarkEnd w:id="181"/>
            <w:bookmarkEnd w:id="182"/>
            <w:bookmarkEnd w:id="183"/>
          </w:p>
        </w:tc>
        <w:tc>
          <w:tcPr>
            <w:tcW w:w="1701" w:type="dxa"/>
          </w:tcPr>
          <w:p w14:paraId="241ECCE5" w14:textId="1C999DCD" w:rsidR="0001100B" w:rsidRDefault="0001100B" w:rsidP="00C37DB9">
            <w:pPr>
              <w:rPr>
                <w:rFonts w:cs="Arial"/>
              </w:rPr>
            </w:pPr>
            <w:r>
              <w:rPr>
                <w:rFonts w:cs="Arial"/>
              </w:rPr>
              <w:t>Строка длиной от 1 до 243 символов</w:t>
            </w:r>
            <w:r w:rsidR="00C37DB9">
              <w:rPr>
                <w:rFonts w:cs="Arial"/>
              </w:rPr>
              <w:t>.</w:t>
            </w:r>
          </w:p>
        </w:tc>
        <w:tc>
          <w:tcPr>
            <w:tcW w:w="851" w:type="dxa"/>
          </w:tcPr>
          <w:p w14:paraId="594C5AEE" w14:textId="73636950" w:rsidR="0001100B" w:rsidRDefault="0001100B" w:rsidP="00703E22">
            <w:pPr>
              <w:rPr>
                <w:rFonts w:cs="Arial"/>
              </w:rPr>
            </w:pPr>
            <w:r>
              <w:rPr>
                <w:rFonts w:cs="Arial"/>
              </w:rPr>
              <w:t>Да</w:t>
            </w:r>
          </w:p>
        </w:tc>
        <w:tc>
          <w:tcPr>
            <w:tcW w:w="709" w:type="dxa"/>
          </w:tcPr>
          <w:p w14:paraId="6C948B1C" w14:textId="409196B5" w:rsidR="0001100B" w:rsidRDefault="0001100B" w:rsidP="00703E22">
            <w:pPr>
              <w:rPr>
                <w:rFonts w:cs="Arial"/>
              </w:rPr>
            </w:pPr>
            <w:r>
              <w:rPr>
                <w:rFonts w:cs="Arial"/>
              </w:rPr>
              <w:t>Нет</w:t>
            </w:r>
          </w:p>
        </w:tc>
        <w:tc>
          <w:tcPr>
            <w:tcW w:w="2551" w:type="dxa"/>
          </w:tcPr>
          <w:p w14:paraId="00189863" w14:textId="77777777" w:rsidR="00C37DB9" w:rsidRDefault="00C37DB9" w:rsidP="00C37DB9">
            <w:pPr>
              <w:rPr>
                <w:ins w:id="184" w:author="Сергей Гизун" w:date="2022-02-26T15:44:00Z"/>
                <w:rFonts w:cs="Arial"/>
              </w:rPr>
            </w:pPr>
            <w:ins w:id="185" w:author="Сергей Гизун" w:date="2022-02-26T15:44:00Z">
              <w:r>
                <w:rPr>
                  <w:rFonts w:cs="Arial"/>
                </w:rPr>
                <w:t>ФФД 1.05 – нет</w:t>
              </w:r>
            </w:ins>
          </w:p>
          <w:p w14:paraId="56823408" w14:textId="4A9AC9FC" w:rsidR="0001100B" w:rsidRDefault="00C37DB9" w:rsidP="00C37DB9">
            <w:pPr>
              <w:rPr>
                <w:rFonts w:cs="Arial"/>
              </w:rPr>
            </w:pPr>
            <w:ins w:id="186" w:author="Сергей Гизун" w:date="2022-02-26T15:44:00Z">
              <w:r>
                <w:rPr>
                  <w:rFonts w:cs="Arial"/>
                </w:rPr>
                <w:t>ФФД 1.2 - нет</w:t>
              </w:r>
            </w:ins>
          </w:p>
        </w:tc>
      </w:tr>
      <w:tr w:rsidR="00C37DB9" w:rsidRPr="008F4F86" w14:paraId="5DFB82BF" w14:textId="5C13044D" w:rsidTr="00C37DB9">
        <w:tc>
          <w:tcPr>
            <w:tcW w:w="4106" w:type="dxa"/>
          </w:tcPr>
          <w:p w14:paraId="441E4077" w14:textId="77777777" w:rsidR="0001100B" w:rsidRPr="00EA41AF" w:rsidRDefault="0001100B" w:rsidP="00703E22">
            <w:r>
              <w:rPr>
                <w:lang w:val="en-US"/>
              </w:rPr>
              <w:t>p</w:t>
            </w:r>
            <w:r w:rsidRPr="00EA41AF">
              <w:t>aymentOperatorINN</w:t>
            </w:r>
          </w:p>
        </w:tc>
        <w:tc>
          <w:tcPr>
            <w:tcW w:w="2693" w:type="dxa"/>
          </w:tcPr>
          <w:p w14:paraId="579BDF7C" w14:textId="77777777" w:rsidR="0001100B" w:rsidRDefault="0001100B" w:rsidP="00703E22">
            <w:bookmarkStart w:id="187" w:name="OLE_LINK326"/>
            <w:bookmarkStart w:id="188" w:name="OLE_LINK327"/>
            <w:bookmarkStart w:id="189" w:name="OLE_LINK328"/>
            <w:r w:rsidRPr="00A8468B">
              <w:t>ИНН оператора перевода</w:t>
            </w:r>
            <w:r>
              <w:t xml:space="preserve">, </w:t>
            </w:r>
            <w:r w:rsidRPr="00A8468B">
              <w:t>1016</w:t>
            </w:r>
            <w:bookmarkEnd w:id="187"/>
            <w:bookmarkEnd w:id="188"/>
            <w:bookmarkEnd w:id="189"/>
          </w:p>
        </w:tc>
        <w:tc>
          <w:tcPr>
            <w:tcW w:w="1701" w:type="dxa"/>
          </w:tcPr>
          <w:p w14:paraId="11D9721D" w14:textId="7E0A073E" w:rsidR="0001100B" w:rsidRDefault="0001100B" w:rsidP="00C37DB9">
            <w:pPr>
              <w:rPr>
                <w:rFonts w:cs="Arial"/>
              </w:rPr>
            </w:pPr>
            <w:bookmarkStart w:id="190" w:name="OLE_LINK193"/>
            <w:bookmarkStart w:id="191" w:name="OLE_LINK194"/>
            <w:bookmarkStart w:id="192" w:name="OLE_LINK93"/>
            <w:bookmarkStart w:id="193" w:name="OLE_LINK94"/>
            <w:bookmarkStart w:id="194" w:name="OLE_LINK91"/>
            <w:bookmarkStart w:id="195" w:name="OLE_LINK92"/>
            <w:r>
              <w:rPr>
                <w:rFonts w:cs="Arial"/>
              </w:rPr>
              <w:t xml:space="preserve">Строка длиной от 10 до 12 символов, формат </w:t>
            </w:r>
            <w:r w:rsidRPr="00B26474">
              <w:rPr>
                <w:rFonts w:cs="Arial"/>
              </w:rPr>
              <w:t>ЦЦЦЦЦЦЦЦЦЦ</w:t>
            </w:r>
            <w:bookmarkEnd w:id="190"/>
            <w:bookmarkEnd w:id="191"/>
            <w:bookmarkEnd w:id="192"/>
            <w:bookmarkEnd w:id="193"/>
            <w:bookmarkEnd w:id="194"/>
            <w:bookmarkEnd w:id="195"/>
            <w:r w:rsidR="00C37DB9">
              <w:rPr>
                <w:rFonts w:cs="Arial"/>
              </w:rPr>
              <w:t>.</w:t>
            </w:r>
          </w:p>
        </w:tc>
        <w:tc>
          <w:tcPr>
            <w:tcW w:w="851" w:type="dxa"/>
          </w:tcPr>
          <w:p w14:paraId="50F9F68A" w14:textId="47CC0E55" w:rsidR="0001100B" w:rsidRDefault="0001100B" w:rsidP="00703E22">
            <w:pPr>
              <w:rPr>
                <w:rFonts w:cs="Arial"/>
              </w:rPr>
            </w:pPr>
            <w:r>
              <w:rPr>
                <w:rFonts w:cs="Arial"/>
              </w:rPr>
              <w:t>Да</w:t>
            </w:r>
          </w:p>
        </w:tc>
        <w:tc>
          <w:tcPr>
            <w:tcW w:w="709" w:type="dxa"/>
          </w:tcPr>
          <w:p w14:paraId="1912DABB" w14:textId="2771DAF3" w:rsidR="0001100B" w:rsidRDefault="0001100B" w:rsidP="00703E22">
            <w:pPr>
              <w:rPr>
                <w:rFonts w:cs="Arial"/>
              </w:rPr>
            </w:pPr>
            <w:r>
              <w:rPr>
                <w:rFonts w:cs="Arial"/>
              </w:rPr>
              <w:t>Нет</w:t>
            </w:r>
          </w:p>
        </w:tc>
        <w:tc>
          <w:tcPr>
            <w:tcW w:w="2551" w:type="dxa"/>
          </w:tcPr>
          <w:p w14:paraId="4C4785F5" w14:textId="77777777" w:rsidR="00C37DB9" w:rsidRDefault="00C37DB9" w:rsidP="00C37DB9">
            <w:pPr>
              <w:rPr>
                <w:ins w:id="196" w:author="Сергей Гизун" w:date="2022-02-26T15:44:00Z"/>
                <w:rFonts w:cs="Arial"/>
              </w:rPr>
            </w:pPr>
            <w:ins w:id="197" w:author="Сергей Гизун" w:date="2022-02-26T15:44:00Z">
              <w:r>
                <w:rPr>
                  <w:rFonts w:cs="Arial"/>
                </w:rPr>
                <w:t>ФФД 1.05 – нет</w:t>
              </w:r>
            </w:ins>
          </w:p>
          <w:p w14:paraId="6098DF4E" w14:textId="6EEAE297" w:rsidR="0001100B" w:rsidRDefault="00C37DB9" w:rsidP="00C37DB9">
            <w:pPr>
              <w:rPr>
                <w:rFonts w:cs="Arial"/>
              </w:rPr>
            </w:pPr>
            <w:ins w:id="198" w:author="Сергей Гизун" w:date="2022-02-26T15:44:00Z">
              <w:r>
                <w:rPr>
                  <w:rFonts w:cs="Arial"/>
                </w:rPr>
                <w:t>ФФД 1.2 - нет</w:t>
              </w:r>
            </w:ins>
          </w:p>
        </w:tc>
      </w:tr>
      <w:tr w:rsidR="00C37DB9" w:rsidRPr="008F4F86" w14:paraId="77C9E0E0" w14:textId="63BB8B4D" w:rsidTr="00C37DB9">
        <w:tc>
          <w:tcPr>
            <w:tcW w:w="4106" w:type="dxa"/>
          </w:tcPr>
          <w:p w14:paraId="14D3CCC7" w14:textId="77777777" w:rsidR="0001100B" w:rsidRPr="00EA41AF" w:rsidRDefault="0001100B" w:rsidP="00703E22">
            <w:bookmarkStart w:id="199" w:name="_Hlk507536332"/>
            <w:bookmarkEnd w:id="152"/>
            <w:r>
              <w:rPr>
                <w:lang w:val="en-US"/>
              </w:rPr>
              <w:t>s</w:t>
            </w:r>
            <w:r w:rsidRPr="00EA41AF">
              <w:t>upplierPhoneNumbers</w:t>
            </w:r>
          </w:p>
        </w:tc>
        <w:tc>
          <w:tcPr>
            <w:tcW w:w="2693" w:type="dxa"/>
          </w:tcPr>
          <w:p w14:paraId="1C63BDA5" w14:textId="77777777" w:rsidR="0001100B" w:rsidRDefault="0001100B" w:rsidP="00703E22">
            <w:bookmarkStart w:id="200" w:name="OLE_LINK329"/>
            <w:bookmarkStart w:id="201" w:name="OLE_LINK330"/>
            <w:bookmarkStart w:id="202" w:name="OLE_LINK331"/>
            <w:r>
              <w:t>Т</w:t>
            </w:r>
            <w:r w:rsidRPr="004E1AAD">
              <w:t>елефон поставщика</w:t>
            </w:r>
            <w:r>
              <w:t xml:space="preserve">, </w:t>
            </w:r>
            <w:r w:rsidRPr="004E1AAD">
              <w:t>1171</w:t>
            </w:r>
            <w:bookmarkEnd w:id="200"/>
            <w:bookmarkEnd w:id="201"/>
            <w:bookmarkEnd w:id="202"/>
          </w:p>
        </w:tc>
        <w:tc>
          <w:tcPr>
            <w:tcW w:w="1701" w:type="dxa"/>
          </w:tcPr>
          <w:p w14:paraId="396F2421" w14:textId="4DD7EFFB"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1BA5F7F9" w14:textId="7A4EBED9" w:rsidR="0001100B" w:rsidRDefault="0001100B" w:rsidP="00703E22">
            <w:pPr>
              <w:rPr>
                <w:rFonts w:cs="Arial"/>
              </w:rPr>
            </w:pPr>
            <w:r>
              <w:rPr>
                <w:rFonts w:cs="Arial"/>
              </w:rPr>
              <w:t>Да</w:t>
            </w:r>
          </w:p>
        </w:tc>
        <w:tc>
          <w:tcPr>
            <w:tcW w:w="709" w:type="dxa"/>
          </w:tcPr>
          <w:p w14:paraId="49475CD6" w14:textId="74840A0C" w:rsidR="0001100B" w:rsidRDefault="0001100B" w:rsidP="00703E22">
            <w:pPr>
              <w:rPr>
                <w:rFonts w:cs="Arial"/>
              </w:rPr>
            </w:pPr>
            <w:r>
              <w:rPr>
                <w:rFonts w:cs="Arial"/>
              </w:rPr>
              <w:t>Нет</w:t>
            </w:r>
          </w:p>
        </w:tc>
        <w:tc>
          <w:tcPr>
            <w:tcW w:w="2551" w:type="dxa"/>
          </w:tcPr>
          <w:p w14:paraId="09F73997" w14:textId="77777777" w:rsidR="00C37DB9" w:rsidRDefault="00C37DB9" w:rsidP="00C37DB9">
            <w:pPr>
              <w:rPr>
                <w:ins w:id="203" w:author="Сергей Гизун" w:date="2022-02-26T15:44:00Z"/>
                <w:rFonts w:cs="Arial"/>
              </w:rPr>
            </w:pPr>
            <w:ins w:id="204" w:author="Сергей Гизун" w:date="2022-02-26T15:44:00Z">
              <w:r>
                <w:rPr>
                  <w:rFonts w:cs="Arial"/>
                </w:rPr>
                <w:t>ФФД 1.05 – нет</w:t>
              </w:r>
            </w:ins>
          </w:p>
          <w:p w14:paraId="2CDBEC41" w14:textId="6C69050F" w:rsidR="0001100B" w:rsidRDefault="00C37DB9" w:rsidP="00C37DB9">
            <w:pPr>
              <w:rPr>
                <w:rFonts w:cs="Arial"/>
              </w:rPr>
            </w:pPr>
            <w:ins w:id="205" w:author="Сергей Гизун" w:date="2022-02-26T15:44:00Z">
              <w:r>
                <w:rPr>
                  <w:rFonts w:cs="Arial"/>
                </w:rPr>
                <w:t>ФФД 1.2 - нет</w:t>
              </w:r>
            </w:ins>
          </w:p>
        </w:tc>
      </w:tr>
      <w:bookmarkEnd w:id="199"/>
      <w:tr w:rsidR="00C37DB9" w:rsidRPr="008F4F86" w14:paraId="467E1DF1" w14:textId="0C0346F1" w:rsidTr="00C37DB9">
        <w:tc>
          <w:tcPr>
            <w:tcW w:w="4106" w:type="dxa"/>
          </w:tcPr>
          <w:p w14:paraId="16C4D7E1" w14:textId="77777777" w:rsidR="0001100B" w:rsidRDefault="0001100B" w:rsidP="00703E22">
            <w:pPr>
              <w:rPr>
                <w:lang w:val="en-US"/>
              </w:rPr>
            </w:pPr>
            <w:r>
              <w:rPr>
                <w:lang w:val="en-US"/>
              </w:rPr>
              <w:t>a</w:t>
            </w:r>
            <w:r w:rsidRPr="007B0FC3">
              <w:rPr>
                <w:lang w:val="en-US"/>
              </w:rPr>
              <w:t>dditionalUserAttribute</w:t>
            </w:r>
          </w:p>
        </w:tc>
        <w:tc>
          <w:tcPr>
            <w:tcW w:w="2693" w:type="dxa"/>
          </w:tcPr>
          <w:p w14:paraId="189A98CD" w14:textId="77777777" w:rsidR="0001100B" w:rsidRDefault="0001100B" w:rsidP="00703E22">
            <w:bookmarkStart w:id="206" w:name="OLE_LINK299"/>
            <w:bookmarkStart w:id="207" w:name="OLE_LINK300"/>
            <w:bookmarkStart w:id="208" w:name="OLE_LINK301"/>
            <w:bookmarkStart w:id="209" w:name="OLE_LINK332"/>
            <w:bookmarkStart w:id="210" w:name="OLE_LINK333"/>
            <w:r>
              <w:t>Д</w:t>
            </w:r>
            <w:r w:rsidRPr="00C427A1">
              <w:t>ополнительный реквизит пользователя</w:t>
            </w:r>
            <w:r>
              <w:t>, 1084</w:t>
            </w:r>
            <w:bookmarkEnd w:id="206"/>
            <w:bookmarkEnd w:id="207"/>
            <w:bookmarkEnd w:id="208"/>
            <w:bookmarkEnd w:id="209"/>
            <w:bookmarkEnd w:id="210"/>
          </w:p>
        </w:tc>
        <w:tc>
          <w:tcPr>
            <w:tcW w:w="1701" w:type="dxa"/>
          </w:tcPr>
          <w:p w14:paraId="7DE49D93" w14:textId="6F54D72D" w:rsidR="0001100B" w:rsidRPr="007B0FC3" w:rsidRDefault="0001100B" w:rsidP="00C37DB9">
            <w:pPr>
              <w:rPr>
                <w:rFonts w:cs="Arial"/>
                <w:lang w:val="en-US"/>
              </w:rPr>
            </w:pPr>
            <w:bookmarkStart w:id="211" w:name="OLE_LINK212"/>
            <w:bookmarkStart w:id="212" w:name="OLE_LINK213"/>
            <w:bookmarkStart w:id="213" w:name="OLE_LINK214"/>
            <w:r>
              <w:rPr>
                <w:rFonts w:cs="Arial"/>
              </w:rPr>
              <w:t>Структура п.2.1.1.</w:t>
            </w:r>
            <w:r>
              <w:rPr>
                <w:rFonts w:cs="Arial"/>
                <w:lang w:val="en-US"/>
              </w:rPr>
              <w:t>5</w:t>
            </w:r>
            <w:bookmarkEnd w:id="211"/>
            <w:bookmarkEnd w:id="212"/>
            <w:bookmarkEnd w:id="213"/>
          </w:p>
        </w:tc>
        <w:tc>
          <w:tcPr>
            <w:tcW w:w="851" w:type="dxa"/>
          </w:tcPr>
          <w:p w14:paraId="70F00C0B" w14:textId="39FC8138" w:rsidR="0001100B" w:rsidRDefault="0001100B" w:rsidP="00703E22">
            <w:pPr>
              <w:rPr>
                <w:rFonts w:cs="Arial"/>
              </w:rPr>
            </w:pPr>
            <w:r>
              <w:rPr>
                <w:rFonts w:cs="Arial"/>
              </w:rPr>
              <w:t>Да</w:t>
            </w:r>
          </w:p>
        </w:tc>
        <w:tc>
          <w:tcPr>
            <w:tcW w:w="709" w:type="dxa"/>
          </w:tcPr>
          <w:p w14:paraId="021017E2" w14:textId="14D10BAE" w:rsidR="0001100B" w:rsidRDefault="0001100B" w:rsidP="00703E22">
            <w:pPr>
              <w:rPr>
                <w:rFonts w:cs="Arial"/>
              </w:rPr>
            </w:pPr>
            <w:r>
              <w:rPr>
                <w:rFonts w:cs="Arial"/>
              </w:rPr>
              <w:t>Да</w:t>
            </w:r>
          </w:p>
        </w:tc>
        <w:tc>
          <w:tcPr>
            <w:tcW w:w="2551" w:type="dxa"/>
          </w:tcPr>
          <w:p w14:paraId="701E588E" w14:textId="77777777" w:rsidR="00C37DB9" w:rsidRDefault="00C37DB9" w:rsidP="00C37DB9">
            <w:pPr>
              <w:rPr>
                <w:ins w:id="214" w:author="Сергей Гизун" w:date="2022-02-26T15:44:00Z"/>
                <w:rFonts w:cs="Arial"/>
              </w:rPr>
            </w:pPr>
            <w:ins w:id="215" w:author="Сергей Гизун" w:date="2022-02-26T15:44:00Z">
              <w:r>
                <w:rPr>
                  <w:rFonts w:cs="Arial"/>
                </w:rPr>
                <w:t>ФФД 1.05 – нет</w:t>
              </w:r>
            </w:ins>
          </w:p>
          <w:p w14:paraId="74C55068" w14:textId="573840C3" w:rsidR="0001100B" w:rsidRDefault="00C37DB9" w:rsidP="00C37DB9">
            <w:pPr>
              <w:rPr>
                <w:rFonts w:cs="Arial"/>
              </w:rPr>
            </w:pPr>
            <w:ins w:id="216" w:author="Сергей Гизун" w:date="2022-02-26T15:44:00Z">
              <w:r>
                <w:rPr>
                  <w:rFonts w:cs="Arial"/>
                </w:rPr>
                <w:t>ФФД 1.2 - нет</w:t>
              </w:r>
            </w:ins>
          </w:p>
        </w:tc>
      </w:tr>
      <w:tr w:rsidR="00C37DB9" w:rsidRPr="008F4F86" w14:paraId="6DF04A1F" w14:textId="50AAA336" w:rsidTr="00C37DB9">
        <w:tc>
          <w:tcPr>
            <w:tcW w:w="4106" w:type="dxa"/>
          </w:tcPr>
          <w:p w14:paraId="6F4F8508" w14:textId="77777777" w:rsidR="0001100B" w:rsidRPr="005D1A78" w:rsidRDefault="0001100B" w:rsidP="00703E22">
            <w:pPr>
              <w:rPr>
                <w:rFonts w:cs="Arial"/>
                <w:lang w:val="en-US"/>
              </w:rPr>
            </w:pPr>
            <w:r>
              <w:rPr>
                <w:rFonts w:cs="Arial"/>
                <w:lang w:val="en-US"/>
              </w:rPr>
              <w:t>additionalAttribute</w:t>
            </w:r>
          </w:p>
        </w:tc>
        <w:tc>
          <w:tcPr>
            <w:tcW w:w="2693" w:type="dxa"/>
          </w:tcPr>
          <w:p w14:paraId="58AF85FB" w14:textId="77777777" w:rsidR="0001100B" w:rsidRPr="00AE2C26" w:rsidRDefault="0001100B" w:rsidP="00703E22">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Строка от 1 до 16 символов.</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Да</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Да</w:t>
            </w:r>
          </w:p>
        </w:tc>
        <w:tc>
          <w:tcPr>
            <w:tcW w:w="2551" w:type="dxa"/>
          </w:tcPr>
          <w:p w14:paraId="24CFD535" w14:textId="77777777" w:rsidR="00C37DB9" w:rsidRDefault="00C37DB9" w:rsidP="00C37DB9">
            <w:pPr>
              <w:rPr>
                <w:ins w:id="217" w:author="Сергей Гизун" w:date="2022-02-26T15:44:00Z"/>
                <w:rFonts w:cs="Arial"/>
              </w:rPr>
            </w:pPr>
            <w:ins w:id="218" w:author="Сергей Гизун" w:date="2022-02-26T15:44:00Z">
              <w:r>
                <w:rPr>
                  <w:rFonts w:cs="Arial"/>
                </w:rPr>
                <w:t>ФФД 1.05 – нет</w:t>
              </w:r>
            </w:ins>
          </w:p>
          <w:p w14:paraId="3D442B27" w14:textId="54330F78" w:rsidR="0001100B" w:rsidRDefault="00C37DB9" w:rsidP="00C37DB9">
            <w:pPr>
              <w:overflowPunct w:val="0"/>
              <w:autoSpaceDE w:val="0"/>
              <w:autoSpaceDN w:val="0"/>
              <w:adjustRightInd w:val="0"/>
              <w:textAlignment w:val="baseline"/>
              <w:rPr>
                <w:rFonts w:cs="Arial"/>
              </w:rPr>
            </w:pPr>
            <w:ins w:id="219" w:author="Сергей Гизун" w:date="2022-02-26T15:44:00Z">
              <w:r>
                <w:rPr>
                  <w:rFonts w:cs="Arial"/>
                </w:rPr>
                <w:t>ФФД 1.2 - нет</w:t>
              </w:r>
            </w:ins>
          </w:p>
        </w:tc>
      </w:tr>
      <w:tr w:rsidR="00C37DB9" w:rsidRPr="008F4F86" w14:paraId="5626DCBB" w14:textId="7B385D84" w:rsidTr="00C37DB9">
        <w:tc>
          <w:tcPr>
            <w:tcW w:w="4106" w:type="dxa"/>
          </w:tcPr>
          <w:p w14:paraId="36588538" w14:textId="7DAD6743" w:rsidR="0001100B" w:rsidRDefault="0001100B" w:rsidP="00703E22">
            <w:pPr>
              <w:rPr>
                <w:lang w:val="en-US"/>
              </w:rPr>
            </w:pPr>
            <w:bookmarkStart w:id="220" w:name="OLE_LINK96"/>
            <w:bookmarkStart w:id="221" w:name="OLE_LINK97"/>
            <w:r>
              <w:rPr>
                <w:lang w:val="en-US"/>
              </w:rPr>
              <w:lastRenderedPageBreak/>
              <w:t>automatNumber</w:t>
            </w:r>
            <w:bookmarkEnd w:id="220"/>
            <w:bookmarkEnd w:id="221"/>
          </w:p>
        </w:tc>
        <w:tc>
          <w:tcPr>
            <w:tcW w:w="2693" w:type="dxa"/>
          </w:tcPr>
          <w:p w14:paraId="7CFB75DB" w14:textId="77777777" w:rsidR="0001100B" w:rsidRDefault="0001100B" w:rsidP="00703E22">
            <w:bookmarkStart w:id="222" w:name="OLE_LINK180"/>
            <w:bookmarkStart w:id="223" w:name="OLE_LINK181"/>
            <w:r>
              <w:t xml:space="preserve">Номер автомата, </w:t>
            </w:r>
            <w:r w:rsidRPr="00C427A1">
              <w:t>1036</w:t>
            </w:r>
            <w:bookmarkEnd w:id="222"/>
            <w:bookmarkEnd w:id="223"/>
          </w:p>
        </w:tc>
        <w:tc>
          <w:tcPr>
            <w:tcW w:w="1701" w:type="dxa"/>
          </w:tcPr>
          <w:p w14:paraId="55E53B75" w14:textId="77777777" w:rsidR="0001100B" w:rsidRPr="001B2CA7" w:rsidRDefault="0001100B"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851" w:type="dxa"/>
          </w:tcPr>
          <w:p w14:paraId="260C2593" w14:textId="4A722C43" w:rsidR="0001100B" w:rsidRDefault="0001100B" w:rsidP="00703E22">
            <w:pPr>
              <w:rPr>
                <w:rFonts w:cs="Arial"/>
              </w:rPr>
            </w:pPr>
            <w:r>
              <w:rPr>
                <w:rFonts w:cs="Arial"/>
              </w:rPr>
              <w:t>Да</w:t>
            </w:r>
          </w:p>
        </w:tc>
        <w:tc>
          <w:tcPr>
            <w:tcW w:w="709" w:type="dxa"/>
          </w:tcPr>
          <w:p w14:paraId="6CF3F6C9" w14:textId="69FB4B27" w:rsidR="0001100B" w:rsidRDefault="0001100B" w:rsidP="00703E22">
            <w:pPr>
              <w:rPr>
                <w:rFonts w:cs="Arial"/>
              </w:rPr>
            </w:pPr>
            <w:r>
              <w:rPr>
                <w:rFonts w:cs="Arial"/>
              </w:rPr>
              <w:t>Да</w:t>
            </w:r>
          </w:p>
        </w:tc>
        <w:tc>
          <w:tcPr>
            <w:tcW w:w="2551" w:type="dxa"/>
          </w:tcPr>
          <w:p w14:paraId="7111F6F6" w14:textId="67CD6847" w:rsidR="00C37DB9" w:rsidRDefault="00C37DB9" w:rsidP="00C37DB9">
            <w:pPr>
              <w:rPr>
                <w:ins w:id="224" w:author="Сергей Гизун" w:date="2022-02-26T15:44:00Z"/>
                <w:rFonts w:cs="Arial"/>
              </w:rPr>
            </w:pPr>
            <w:ins w:id="225" w:author="Сергей Гизун" w:date="2022-02-26T15:44:00Z">
              <w:r>
                <w:rPr>
                  <w:rFonts w:cs="Arial"/>
                </w:rPr>
                <w:t xml:space="preserve">ФФД 1.05 – </w:t>
              </w:r>
            </w:ins>
            <w:r>
              <w:rPr>
                <w:rFonts w:cs="Arial"/>
              </w:rPr>
              <w:t xml:space="preserve">да </w:t>
            </w:r>
            <w:r w:rsidRPr="00C37DB9">
              <w:rPr>
                <w:rFonts w:cs="Arial"/>
              </w:rPr>
              <w:t>для вендинга и транспорта.</w:t>
            </w:r>
            <w:r>
              <w:rPr>
                <w:rFonts w:cs="Arial"/>
              </w:rPr>
              <w:br/>
            </w:r>
          </w:p>
          <w:p w14:paraId="3C6895CD" w14:textId="4A3B8A10" w:rsidR="0001100B" w:rsidRDefault="00C37DB9" w:rsidP="00C37DB9">
            <w:pPr>
              <w:rPr>
                <w:rFonts w:cs="Arial"/>
              </w:rPr>
            </w:pPr>
            <w:ins w:id="226" w:author="Сергей Гизун" w:date="2022-02-26T15:44:00Z">
              <w:r>
                <w:rPr>
                  <w:rFonts w:cs="Arial"/>
                </w:rPr>
                <w:t xml:space="preserve">ФФД 1.2 </w:t>
              </w:r>
            </w:ins>
            <w:r>
              <w:rPr>
                <w:rFonts w:cs="Arial"/>
              </w:rPr>
              <w:t>–</w:t>
            </w:r>
            <w:ins w:id="227" w:author="Сергей Гизун" w:date="2022-02-26T15:44:00Z">
              <w:r>
                <w:rPr>
                  <w:rFonts w:cs="Arial"/>
                </w:rPr>
                <w:t xml:space="preserve"> </w:t>
              </w:r>
            </w:ins>
            <w:r>
              <w:rPr>
                <w:rFonts w:cs="Arial"/>
              </w:rPr>
              <w:t xml:space="preserve">да </w:t>
            </w:r>
            <w:r w:rsidRPr="00C37DB9">
              <w:rPr>
                <w:rFonts w:cs="Arial"/>
              </w:rPr>
              <w:t>для вендинга и транспорта.</w:t>
            </w:r>
          </w:p>
        </w:tc>
      </w:tr>
      <w:tr w:rsidR="00C37DB9" w:rsidRPr="008F4F86" w14:paraId="1ABF7FA2" w14:textId="1347B543" w:rsidTr="00C37DB9">
        <w:tc>
          <w:tcPr>
            <w:tcW w:w="4106" w:type="dxa"/>
          </w:tcPr>
          <w:p w14:paraId="2BEEDAFC" w14:textId="08751F71" w:rsidR="0001100B" w:rsidRPr="001B2CA7" w:rsidRDefault="0001100B" w:rsidP="00703E22">
            <w:bookmarkStart w:id="228" w:name="OLE_LINK182"/>
            <w:bookmarkStart w:id="229" w:name="OLE_LINK185"/>
            <w:r>
              <w:rPr>
                <w:lang w:val="en-US"/>
              </w:rPr>
              <w:t>settlementAddress</w:t>
            </w:r>
            <w:bookmarkEnd w:id="228"/>
            <w:bookmarkEnd w:id="229"/>
          </w:p>
        </w:tc>
        <w:tc>
          <w:tcPr>
            <w:tcW w:w="2693" w:type="dxa"/>
          </w:tcPr>
          <w:p w14:paraId="0553C25A" w14:textId="77777777" w:rsidR="0001100B" w:rsidRDefault="0001100B" w:rsidP="00703E22">
            <w:bookmarkStart w:id="230" w:name="OLE_LINK187"/>
            <w:bookmarkStart w:id="231" w:name="OLE_LINK188"/>
            <w:r>
              <w:t>А</w:t>
            </w:r>
            <w:r w:rsidRPr="00C427A1">
              <w:t>дрес расчетов</w:t>
            </w:r>
            <w:r>
              <w:t>, 1009</w:t>
            </w:r>
            <w:bookmarkEnd w:id="230"/>
            <w:bookmarkEnd w:id="231"/>
          </w:p>
        </w:tc>
        <w:tc>
          <w:tcPr>
            <w:tcW w:w="1701" w:type="dxa"/>
          </w:tcPr>
          <w:p w14:paraId="7953B123" w14:textId="3E65BB33" w:rsidR="0001100B" w:rsidRDefault="0001100B" w:rsidP="00055D64">
            <w:pPr>
              <w:rPr>
                <w:rFonts w:cs="Arial"/>
              </w:rPr>
            </w:pPr>
            <w:bookmarkStart w:id="232" w:name="OLE_LINK189"/>
            <w:bookmarkStart w:id="233" w:name="OLE_LINK211"/>
            <w:bookmarkStart w:id="234"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232"/>
            <w:bookmarkEnd w:id="233"/>
            <w:bookmarkEnd w:id="234"/>
            <w:r>
              <w:rPr>
                <w:rFonts w:cs="Arial"/>
              </w:rPr>
              <w:t xml:space="preserve">. </w:t>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15A30A77" w14:textId="1918F037" w:rsidR="0001100B" w:rsidRDefault="0001100B" w:rsidP="00703E22">
            <w:pPr>
              <w:rPr>
                <w:rFonts w:cs="Arial"/>
              </w:rPr>
            </w:pPr>
            <w:r>
              <w:rPr>
                <w:rFonts w:cs="Arial"/>
              </w:rPr>
              <w:t>Да</w:t>
            </w:r>
          </w:p>
        </w:tc>
        <w:tc>
          <w:tcPr>
            <w:tcW w:w="709" w:type="dxa"/>
          </w:tcPr>
          <w:p w14:paraId="101121A6" w14:textId="687EFA85" w:rsidR="0001100B" w:rsidRDefault="0001100B" w:rsidP="00703E22">
            <w:pPr>
              <w:rPr>
                <w:rFonts w:cs="Arial"/>
              </w:rPr>
            </w:pPr>
            <w:r>
              <w:rPr>
                <w:rFonts w:cs="Arial"/>
              </w:rPr>
              <w:t>Да</w:t>
            </w:r>
          </w:p>
        </w:tc>
        <w:tc>
          <w:tcPr>
            <w:tcW w:w="2551" w:type="dxa"/>
          </w:tcPr>
          <w:p w14:paraId="7D684926" w14:textId="2C47D8EA" w:rsidR="00E11C0E" w:rsidRDefault="00E11C0E" w:rsidP="00E11C0E">
            <w:pPr>
              <w:rPr>
                <w:ins w:id="235" w:author="Сергей Гизун" w:date="2022-02-26T15:44:00Z"/>
                <w:rFonts w:cs="Arial"/>
              </w:rPr>
            </w:pPr>
            <w:ins w:id="236" w:author="Сергей Гизун" w:date="2022-02-26T15:44:00Z">
              <w:r>
                <w:rPr>
                  <w:rFonts w:cs="Arial"/>
                </w:rPr>
                <w:t xml:space="preserve">ФФД 1.05 – </w:t>
              </w:r>
            </w:ins>
            <w:r>
              <w:rPr>
                <w:rFonts w:cs="Arial"/>
              </w:rPr>
              <w:t xml:space="preserve">да </w:t>
            </w:r>
            <w:r w:rsidRPr="00C37DB9">
              <w:rPr>
                <w:rFonts w:cs="Arial"/>
              </w:rPr>
              <w:t>для вендинга</w:t>
            </w:r>
            <w:r>
              <w:rPr>
                <w:rFonts w:cs="Arial"/>
              </w:rPr>
              <w:t>, транспорта, курьеров.</w:t>
            </w:r>
            <w:r>
              <w:rPr>
                <w:rFonts w:cs="Arial"/>
              </w:rPr>
              <w:br/>
            </w:r>
          </w:p>
          <w:p w14:paraId="4101925F" w14:textId="47DA290A" w:rsidR="0001100B" w:rsidRDefault="00E11C0E" w:rsidP="00E11C0E">
            <w:pPr>
              <w:rPr>
                <w:rFonts w:cs="Arial"/>
              </w:rPr>
            </w:pPr>
            <w:ins w:id="237" w:author="Сергей Гизун" w:date="2022-02-26T15:44:00Z">
              <w:r>
                <w:rPr>
                  <w:rFonts w:cs="Arial"/>
                </w:rPr>
                <w:t xml:space="preserve">ФФД 1.2 </w:t>
              </w:r>
            </w:ins>
            <w:r>
              <w:rPr>
                <w:rFonts w:cs="Arial"/>
              </w:rPr>
              <w:t>–</w:t>
            </w:r>
            <w:ins w:id="238" w:author="Сергей Гизун" w:date="2022-02-26T15:44:00Z">
              <w:r>
                <w:rPr>
                  <w:rFonts w:cs="Arial"/>
                </w:rPr>
                <w:t xml:space="preserve"> </w:t>
              </w:r>
            </w:ins>
            <w:r>
              <w:rPr>
                <w:rFonts w:cs="Arial"/>
              </w:rPr>
              <w:t>да для вендинга, транспорта, курьеров.</w:t>
            </w:r>
          </w:p>
        </w:tc>
      </w:tr>
      <w:tr w:rsidR="00C37DB9" w:rsidRPr="008F4F86" w14:paraId="47236E3E" w14:textId="745927D7" w:rsidTr="00C37DB9">
        <w:tc>
          <w:tcPr>
            <w:tcW w:w="4106" w:type="dxa"/>
          </w:tcPr>
          <w:p w14:paraId="3F901D54" w14:textId="35E29FCF" w:rsidR="0001100B" w:rsidRPr="00055D64" w:rsidRDefault="0001100B" w:rsidP="00703E22">
            <w:bookmarkStart w:id="239" w:name="OLE_LINK218"/>
            <w:bookmarkStart w:id="240" w:name="OLE_LINK219"/>
            <w:bookmarkStart w:id="241" w:name="OLE_LINK220"/>
            <w:r>
              <w:rPr>
                <w:lang w:val="en-US"/>
              </w:rPr>
              <w:t>settlementPlace</w:t>
            </w:r>
            <w:bookmarkEnd w:id="239"/>
            <w:bookmarkEnd w:id="240"/>
            <w:bookmarkEnd w:id="241"/>
          </w:p>
        </w:tc>
        <w:tc>
          <w:tcPr>
            <w:tcW w:w="2693" w:type="dxa"/>
          </w:tcPr>
          <w:p w14:paraId="16C1F131" w14:textId="77777777" w:rsidR="0001100B" w:rsidRDefault="0001100B" w:rsidP="00703E22">
            <w:bookmarkStart w:id="242" w:name="OLE_LINK221"/>
            <w:bookmarkStart w:id="243" w:name="OLE_LINK224"/>
            <w:r>
              <w:t>Место расчетов, 1187</w:t>
            </w:r>
            <w:bookmarkEnd w:id="242"/>
            <w:bookmarkEnd w:id="243"/>
          </w:p>
        </w:tc>
        <w:tc>
          <w:tcPr>
            <w:tcW w:w="1701" w:type="dxa"/>
          </w:tcPr>
          <w:p w14:paraId="294E97D4" w14:textId="6E5BFA32" w:rsidR="0001100B" w:rsidRPr="009D5B7E" w:rsidRDefault="0001100B" w:rsidP="00703E22">
            <w:pPr>
              <w:rPr>
                <w:rFonts w:cs="Arial"/>
              </w:rPr>
            </w:pPr>
            <w:r>
              <w:rPr>
                <w:rFonts w:cs="Arial"/>
              </w:rPr>
              <w:t xml:space="preserve">Строка длиной от 1 до 243 символов, обязательное </w:t>
            </w:r>
            <w:r>
              <w:rPr>
                <w:rFonts w:cs="Arial"/>
              </w:rPr>
              <w:lastRenderedPageBreak/>
              <w:t xml:space="preserve">поле, если группа имеет признак передачи данных автомата, в противном случае не должно передаваться. </w:t>
            </w:r>
            <w:r>
              <w:rPr>
                <w:rFonts w:cs="Arial"/>
              </w:rPr>
              <w:br/>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51E4F01E" w14:textId="6CC43AB4" w:rsidR="0001100B" w:rsidRDefault="0001100B" w:rsidP="00703E22">
            <w:pPr>
              <w:rPr>
                <w:rFonts w:cs="Arial"/>
              </w:rPr>
            </w:pPr>
            <w:r>
              <w:rPr>
                <w:rFonts w:cs="Arial"/>
              </w:rPr>
              <w:lastRenderedPageBreak/>
              <w:t>Да</w:t>
            </w:r>
          </w:p>
        </w:tc>
        <w:tc>
          <w:tcPr>
            <w:tcW w:w="709" w:type="dxa"/>
          </w:tcPr>
          <w:p w14:paraId="70D45366" w14:textId="6A5DBAF9" w:rsidR="0001100B" w:rsidRDefault="0001100B" w:rsidP="00703E22">
            <w:pPr>
              <w:rPr>
                <w:rFonts w:cs="Arial"/>
              </w:rPr>
            </w:pPr>
            <w:r>
              <w:rPr>
                <w:rFonts w:cs="Arial"/>
              </w:rPr>
              <w:t>Да</w:t>
            </w:r>
          </w:p>
        </w:tc>
        <w:tc>
          <w:tcPr>
            <w:tcW w:w="2551" w:type="dxa"/>
          </w:tcPr>
          <w:p w14:paraId="48E366F3" w14:textId="77777777" w:rsidR="00E11C0E" w:rsidRDefault="00E11C0E" w:rsidP="00E11C0E">
            <w:pPr>
              <w:rPr>
                <w:ins w:id="244" w:author="Сергей Гизун" w:date="2022-02-26T15:44:00Z"/>
                <w:rFonts w:cs="Arial"/>
              </w:rPr>
            </w:pPr>
            <w:ins w:id="245" w:author="Сергей Гизун" w:date="2022-02-26T15:44:00Z">
              <w:r>
                <w:rPr>
                  <w:rFonts w:cs="Arial"/>
                </w:rPr>
                <w:t xml:space="preserve">ФФД 1.05 – </w:t>
              </w:r>
            </w:ins>
            <w:r>
              <w:rPr>
                <w:rFonts w:cs="Arial"/>
              </w:rPr>
              <w:t xml:space="preserve">да </w:t>
            </w:r>
            <w:r w:rsidRPr="00C37DB9">
              <w:rPr>
                <w:rFonts w:cs="Arial"/>
              </w:rPr>
              <w:t>для вендинга</w:t>
            </w:r>
            <w:r>
              <w:rPr>
                <w:rFonts w:cs="Arial"/>
              </w:rPr>
              <w:t>, транспорта, курьеров.</w:t>
            </w:r>
            <w:r>
              <w:rPr>
                <w:rFonts w:cs="Arial"/>
              </w:rPr>
              <w:br/>
            </w:r>
          </w:p>
          <w:p w14:paraId="1B5A6170" w14:textId="56F158B5" w:rsidR="0001100B" w:rsidRDefault="00E11C0E" w:rsidP="00E11C0E">
            <w:pPr>
              <w:rPr>
                <w:rFonts w:cs="Arial"/>
              </w:rPr>
            </w:pPr>
            <w:ins w:id="246" w:author="Сергей Гизун" w:date="2022-02-26T15:44:00Z">
              <w:r>
                <w:rPr>
                  <w:rFonts w:cs="Arial"/>
                </w:rPr>
                <w:lastRenderedPageBreak/>
                <w:t xml:space="preserve">ФФД 1.2 </w:t>
              </w:r>
            </w:ins>
            <w:r>
              <w:rPr>
                <w:rFonts w:cs="Arial"/>
              </w:rPr>
              <w:t>–</w:t>
            </w:r>
            <w:ins w:id="247" w:author="Сергей Гизун" w:date="2022-02-26T15:44:00Z">
              <w:r>
                <w:rPr>
                  <w:rFonts w:cs="Arial"/>
                </w:rPr>
                <w:t xml:space="preserve"> </w:t>
              </w:r>
            </w:ins>
            <w:r>
              <w:rPr>
                <w:rFonts w:cs="Arial"/>
              </w:rPr>
              <w:t>да для вендинга, транспорта, курьеров.</w:t>
            </w:r>
          </w:p>
        </w:tc>
      </w:tr>
      <w:tr w:rsidR="00C37DB9" w:rsidRPr="008F4F86" w14:paraId="27CF814C" w14:textId="7558C2C0" w:rsidTr="00C37DB9">
        <w:tc>
          <w:tcPr>
            <w:tcW w:w="4106" w:type="dxa"/>
          </w:tcPr>
          <w:p w14:paraId="35490C47" w14:textId="77777777" w:rsidR="0001100B" w:rsidRPr="009D5B7E" w:rsidRDefault="0001100B" w:rsidP="00703E22">
            <w:bookmarkStart w:id="248" w:name="_Hlk521064112"/>
            <w:r>
              <w:rPr>
                <w:lang w:val="en-US"/>
              </w:rPr>
              <w:lastRenderedPageBreak/>
              <w:t>c</w:t>
            </w:r>
            <w:r w:rsidRPr="00D24FD0">
              <w:rPr>
                <w:lang w:val="en-US"/>
              </w:rPr>
              <w:t>ustomer</w:t>
            </w:r>
          </w:p>
        </w:tc>
        <w:tc>
          <w:tcPr>
            <w:tcW w:w="2693" w:type="dxa"/>
          </w:tcPr>
          <w:p w14:paraId="4E68CBC5" w14:textId="77777777" w:rsidR="0001100B" w:rsidRPr="00966FB4" w:rsidRDefault="0001100B" w:rsidP="00703E22">
            <w:r>
              <w:t>Покупатель (клиент)</w:t>
            </w:r>
            <w:r w:rsidRPr="009D5B7E">
              <w:t xml:space="preserve">, </w:t>
            </w:r>
            <w:r>
              <w:t>1227</w:t>
            </w:r>
          </w:p>
        </w:tc>
        <w:tc>
          <w:tcPr>
            <w:tcW w:w="1701" w:type="dxa"/>
          </w:tcPr>
          <w:p w14:paraId="255E2573" w14:textId="4775B780" w:rsidR="0001100B" w:rsidRDefault="00E11C0E" w:rsidP="00E11C0E">
            <w:pPr>
              <w:rPr>
                <w:rFonts w:cs="Arial"/>
              </w:rPr>
            </w:pPr>
            <w:r>
              <w:rPr>
                <w:rFonts w:cs="Arial"/>
              </w:rPr>
              <w:t>Строка от 1 до 243 символов.</w:t>
            </w:r>
          </w:p>
        </w:tc>
        <w:tc>
          <w:tcPr>
            <w:tcW w:w="851" w:type="dxa"/>
          </w:tcPr>
          <w:p w14:paraId="6945007D" w14:textId="3F0D0B98" w:rsidR="0001100B" w:rsidRDefault="0001100B" w:rsidP="00703E22">
            <w:pPr>
              <w:rPr>
                <w:rFonts w:cs="Arial"/>
              </w:rPr>
            </w:pPr>
            <w:r>
              <w:rPr>
                <w:rFonts w:cs="Arial"/>
              </w:rPr>
              <w:t>Да</w:t>
            </w:r>
          </w:p>
        </w:tc>
        <w:tc>
          <w:tcPr>
            <w:tcW w:w="709" w:type="dxa"/>
          </w:tcPr>
          <w:p w14:paraId="6A357C7C" w14:textId="1DF9B732" w:rsidR="0001100B" w:rsidRDefault="0001100B" w:rsidP="00703E22">
            <w:pPr>
              <w:rPr>
                <w:rFonts w:cs="Arial"/>
              </w:rPr>
            </w:pPr>
            <w:r>
              <w:rPr>
                <w:rFonts w:cs="Arial"/>
              </w:rPr>
              <w:t>Нет</w:t>
            </w:r>
          </w:p>
        </w:tc>
        <w:tc>
          <w:tcPr>
            <w:tcW w:w="2551" w:type="dxa"/>
          </w:tcPr>
          <w:p w14:paraId="1D6C73AA" w14:textId="77777777" w:rsidR="00E11C0E" w:rsidRDefault="00E11C0E" w:rsidP="00E11C0E">
            <w:pPr>
              <w:rPr>
                <w:ins w:id="249" w:author="Сергей Гизун" w:date="2022-02-26T15:44:00Z"/>
                <w:rFonts w:cs="Arial"/>
              </w:rPr>
            </w:pPr>
            <w:ins w:id="250" w:author="Сергей Гизун" w:date="2022-02-26T15:44:00Z">
              <w:r>
                <w:rPr>
                  <w:rFonts w:cs="Arial"/>
                </w:rPr>
                <w:t>ФФД 1.05 – нет</w:t>
              </w:r>
            </w:ins>
          </w:p>
          <w:p w14:paraId="69344160" w14:textId="649E028B" w:rsidR="0001100B" w:rsidRDefault="00E11C0E" w:rsidP="00E11C0E">
            <w:pPr>
              <w:rPr>
                <w:rFonts w:cs="Arial"/>
              </w:rPr>
            </w:pPr>
            <w:ins w:id="251" w:author="Сергей Гизун" w:date="2022-02-26T15:44:00Z">
              <w:r>
                <w:rPr>
                  <w:rFonts w:cs="Arial"/>
                </w:rPr>
                <w:t>ФФД 1.2 - нет</w:t>
              </w:r>
            </w:ins>
          </w:p>
        </w:tc>
      </w:tr>
      <w:tr w:rsidR="00C37DB9" w:rsidRPr="008F4F86" w14:paraId="3C0F0C7E" w14:textId="14BCE302" w:rsidTr="00C37DB9">
        <w:tc>
          <w:tcPr>
            <w:tcW w:w="4106" w:type="dxa"/>
          </w:tcPr>
          <w:p w14:paraId="5EA01640" w14:textId="77777777" w:rsidR="0001100B" w:rsidRPr="009D5B7E" w:rsidRDefault="0001100B" w:rsidP="00703E22">
            <w:bookmarkStart w:id="252" w:name="_Hlk521062820"/>
            <w:bookmarkEnd w:id="248"/>
            <w:r>
              <w:rPr>
                <w:lang w:val="en-US"/>
              </w:rPr>
              <w:t>c</w:t>
            </w:r>
            <w:r w:rsidRPr="00D24FD0">
              <w:rPr>
                <w:lang w:val="en-US"/>
              </w:rPr>
              <w:t>ustomerINN</w:t>
            </w:r>
          </w:p>
        </w:tc>
        <w:tc>
          <w:tcPr>
            <w:tcW w:w="2693" w:type="dxa"/>
          </w:tcPr>
          <w:p w14:paraId="3E8286B1" w14:textId="77777777" w:rsidR="0001100B" w:rsidRPr="00D24FD0" w:rsidRDefault="0001100B" w:rsidP="00703E22">
            <w:pPr>
              <w:rPr>
                <w:lang w:val="en-US"/>
              </w:rPr>
            </w:pPr>
            <w:r>
              <w:t>ИНН покупателя (клиента)</w:t>
            </w:r>
            <w:r w:rsidRPr="009D5B7E">
              <w:t>, 12</w:t>
            </w:r>
            <w:r>
              <w:rPr>
                <w:lang w:val="en-US"/>
              </w:rPr>
              <w:t>28</w:t>
            </w:r>
          </w:p>
        </w:tc>
        <w:tc>
          <w:tcPr>
            <w:tcW w:w="1701" w:type="dxa"/>
          </w:tcPr>
          <w:p w14:paraId="30760E4A" w14:textId="67333F9E" w:rsidR="0001100B" w:rsidRDefault="0001100B" w:rsidP="00E11C0E">
            <w:pPr>
              <w:rPr>
                <w:rFonts w:cs="Arial"/>
              </w:rPr>
            </w:pPr>
            <w:r>
              <w:rPr>
                <w:rFonts w:cs="Arial"/>
              </w:rPr>
              <w:t xml:space="preserve">Строка длиной от 10 до 12 символов, формат </w:t>
            </w:r>
            <w:r w:rsidRPr="00B26474">
              <w:rPr>
                <w:rFonts w:cs="Arial"/>
              </w:rPr>
              <w:t>ЦЦЦЦЦЦЦЦЦЦ</w:t>
            </w:r>
            <w:r w:rsidR="00E11C0E">
              <w:rPr>
                <w:rFonts w:cs="Arial"/>
              </w:rPr>
              <w:t>.</w:t>
            </w:r>
          </w:p>
        </w:tc>
        <w:tc>
          <w:tcPr>
            <w:tcW w:w="851" w:type="dxa"/>
          </w:tcPr>
          <w:p w14:paraId="4124C408" w14:textId="728297F6" w:rsidR="0001100B" w:rsidRDefault="0001100B" w:rsidP="00703E22">
            <w:pPr>
              <w:rPr>
                <w:rFonts w:cs="Arial"/>
              </w:rPr>
            </w:pPr>
            <w:r>
              <w:rPr>
                <w:rFonts w:cs="Arial"/>
              </w:rPr>
              <w:t>Да</w:t>
            </w:r>
          </w:p>
        </w:tc>
        <w:tc>
          <w:tcPr>
            <w:tcW w:w="709" w:type="dxa"/>
          </w:tcPr>
          <w:p w14:paraId="04E84319" w14:textId="050D2D97" w:rsidR="0001100B" w:rsidRDefault="0001100B" w:rsidP="00703E22">
            <w:pPr>
              <w:rPr>
                <w:rFonts w:cs="Arial"/>
              </w:rPr>
            </w:pPr>
            <w:r>
              <w:rPr>
                <w:rFonts w:cs="Arial"/>
              </w:rPr>
              <w:t>Нет</w:t>
            </w:r>
          </w:p>
        </w:tc>
        <w:tc>
          <w:tcPr>
            <w:tcW w:w="2551" w:type="dxa"/>
          </w:tcPr>
          <w:p w14:paraId="13F5BEA5" w14:textId="77777777" w:rsidR="00E11C0E" w:rsidRDefault="00E11C0E" w:rsidP="00E11C0E">
            <w:pPr>
              <w:rPr>
                <w:ins w:id="253" w:author="Сергей Гизун" w:date="2022-02-26T15:44:00Z"/>
                <w:rFonts w:cs="Arial"/>
              </w:rPr>
            </w:pPr>
            <w:ins w:id="254" w:author="Сергей Гизун" w:date="2022-02-26T15:44:00Z">
              <w:r>
                <w:rPr>
                  <w:rFonts w:cs="Arial"/>
                </w:rPr>
                <w:t>ФФД 1.05 – нет</w:t>
              </w:r>
            </w:ins>
          </w:p>
          <w:p w14:paraId="2D5D831E" w14:textId="559F718B" w:rsidR="0001100B" w:rsidRDefault="00E11C0E" w:rsidP="00E11C0E">
            <w:pPr>
              <w:rPr>
                <w:rFonts w:cs="Arial"/>
              </w:rPr>
            </w:pPr>
            <w:ins w:id="255" w:author="Сергей Гизун" w:date="2022-02-26T15:44:00Z">
              <w:r>
                <w:rPr>
                  <w:rFonts w:cs="Arial"/>
                </w:rPr>
                <w:t>ФФД 1.2 - нет</w:t>
              </w:r>
            </w:ins>
          </w:p>
        </w:tc>
      </w:tr>
      <w:tr w:rsidR="00C37DB9" w:rsidRPr="008F4F86" w14:paraId="24D92107" w14:textId="777BE2FF" w:rsidTr="00C37DB9">
        <w:tc>
          <w:tcPr>
            <w:tcW w:w="4106" w:type="dxa"/>
          </w:tcPr>
          <w:p w14:paraId="64CB9853" w14:textId="27DF4798" w:rsidR="0001100B" w:rsidRDefault="0001100B" w:rsidP="00E15B84">
            <w:pPr>
              <w:rPr>
                <w:lang w:val="en-US"/>
              </w:rPr>
            </w:pPr>
            <w:r>
              <w:rPr>
                <w:lang w:val="en-US"/>
              </w:rPr>
              <w:t>c</w:t>
            </w:r>
            <w:r w:rsidRPr="00627F02">
              <w:rPr>
                <w:lang w:val="en-US"/>
              </w:rPr>
              <w:t>ustomerInfo</w:t>
            </w:r>
          </w:p>
        </w:tc>
        <w:tc>
          <w:tcPr>
            <w:tcW w:w="2693" w:type="dxa"/>
          </w:tcPr>
          <w:p w14:paraId="719FA0A2" w14:textId="3BCA48EB" w:rsidR="0001100B" w:rsidRDefault="0001100B" w:rsidP="00E15B84">
            <w:r w:rsidRPr="00627F02">
              <w:t>Сведения о покупателе (клиенте), 1256</w:t>
            </w:r>
          </w:p>
        </w:tc>
        <w:tc>
          <w:tcPr>
            <w:tcW w:w="1701" w:type="dxa"/>
          </w:tcPr>
          <w:p w14:paraId="13E26A0E" w14:textId="04D531C7" w:rsidR="0001100B" w:rsidRDefault="00E11C0E" w:rsidP="00E11C0E">
            <w:pPr>
              <w:rPr>
                <w:rFonts w:cs="Arial"/>
              </w:rPr>
            </w:pPr>
            <w:r>
              <w:rPr>
                <w:rFonts w:cs="Arial"/>
              </w:rPr>
              <w:t>Структура п.2.1.1.8.</w:t>
            </w:r>
          </w:p>
        </w:tc>
        <w:tc>
          <w:tcPr>
            <w:tcW w:w="851" w:type="dxa"/>
          </w:tcPr>
          <w:p w14:paraId="700B50A8" w14:textId="1CBB78EF" w:rsidR="0001100B" w:rsidRDefault="0001100B" w:rsidP="00E15B84">
            <w:pPr>
              <w:rPr>
                <w:rFonts w:cs="Arial"/>
              </w:rPr>
            </w:pPr>
            <w:r>
              <w:rPr>
                <w:rFonts w:cs="Arial"/>
              </w:rPr>
              <w:t>Нет</w:t>
            </w:r>
          </w:p>
        </w:tc>
        <w:tc>
          <w:tcPr>
            <w:tcW w:w="709" w:type="dxa"/>
          </w:tcPr>
          <w:p w14:paraId="7D22385C" w14:textId="5F1B20CB" w:rsidR="0001100B" w:rsidRDefault="0001100B" w:rsidP="00E15B84">
            <w:pPr>
              <w:rPr>
                <w:rFonts w:cs="Arial"/>
              </w:rPr>
            </w:pPr>
            <w:r>
              <w:rPr>
                <w:rFonts w:cs="Arial"/>
              </w:rPr>
              <w:t>Да</w:t>
            </w:r>
          </w:p>
        </w:tc>
        <w:tc>
          <w:tcPr>
            <w:tcW w:w="2551" w:type="dxa"/>
          </w:tcPr>
          <w:p w14:paraId="341C8DD4" w14:textId="77777777" w:rsidR="00E11C0E" w:rsidRDefault="00E11C0E" w:rsidP="00E11C0E">
            <w:pPr>
              <w:rPr>
                <w:ins w:id="256" w:author="Сергей Гизун" w:date="2022-02-26T15:44:00Z"/>
                <w:rFonts w:cs="Arial"/>
              </w:rPr>
            </w:pPr>
            <w:ins w:id="257" w:author="Сергей Гизун" w:date="2022-02-26T15:44:00Z">
              <w:r>
                <w:rPr>
                  <w:rFonts w:cs="Arial"/>
                </w:rPr>
                <w:t>ФФД 1.05 – нет</w:t>
              </w:r>
            </w:ins>
          </w:p>
          <w:p w14:paraId="66C04D51" w14:textId="4679DA67" w:rsidR="0001100B" w:rsidRDefault="00E11C0E" w:rsidP="00E11C0E">
            <w:pPr>
              <w:rPr>
                <w:rFonts w:cs="Arial"/>
              </w:rPr>
            </w:pPr>
            <w:ins w:id="258" w:author="Сергей Гизун" w:date="2022-02-26T15:44:00Z">
              <w:r>
                <w:rPr>
                  <w:rFonts w:cs="Arial"/>
                </w:rPr>
                <w:t>ФФД 1.2 - нет</w:t>
              </w:r>
            </w:ins>
          </w:p>
        </w:tc>
      </w:tr>
      <w:tr w:rsidR="00C37DB9" w:rsidRPr="008F4F86" w14:paraId="3E4E0225" w14:textId="7A62FFDA" w:rsidTr="00C37DB9">
        <w:tc>
          <w:tcPr>
            <w:tcW w:w="4106" w:type="dxa"/>
          </w:tcPr>
          <w:p w14:paraId="285F0EEC" w14:textId="77777777" w:rsidR="0001100B" w:rsidRPr="009D5B7E" w:rsidRDefault="0001100B" w:rsidP="00E15B84">
            <w:r>
              <w:rPr>
                <w:lang w:val="en-US"/>
              </w:rPr>
              <w:t>cashier</w:t>
            </w:r>
          </w:p>
        </w:tc>
        <w:tc>
          <w:tcPr>
            <w:tcW w:w="2693" w:type="dxa"/>
          </w:tcPr>
          <w:p w14:paraId="61CC42B5" w14:textId="77777777" w:rsidR="0001100B" w:rsidRPr="00966FB4" w:rsidRDefault="0001100B" w:rsidP="00E15B84">
            <w:bookmarkStart w:id="259" w:name="OLE_LINK419"/>
            <w:r>
              <w:t>Кассир</w:t>
            </w:r>
            <w:r w:rsidRPr="009D5B7E">
              <w:t xml:space="preserve">, </w:t>
            </w:r>
            <w:r w:rsidRPr="00C427A1">
              <w:t>1021</w:t>
            </w:r>
            <w:bookmarkEnd w:id="259"/>
          </w:p>
        </w:tc>
        <w:tc>
          <w:tcPr>
            <w:tcW w:w="1701" w:type="dxa"/>
          </w:tcPr>
          <w:p w14:paraId="742804D3" w14:textId="70C0E736" w:rsidR="0001100B" w:rsidRDefault="0001100B" w:rsidP="00E11C0E">
            <w:pPr>
              <w:rPr>
                <w:rFonts w:cs="Arial"/>
              </w:rPr>
            </w:pPr>
            <w:r>
              <w:rPr>
                <w:rFonts w:cs="Arial"/>
              </w:rPr>
              <w:t xml:space="preserve">Строка от 1 до 64 символов, </w:t>
            </w:r>
            <w:r w:rsidR="00E11C0E">
              <w:rPr>
                <w:rFonts w:cs="Arial"/>
              </w:rPr>
              <w:t xml:space="preserve">обязательное поле, если группа имеет признак передачи курьерских параметров, в противном случае не должно передаваться. </w:t>
            </w:r>
            <w:r>
              <w:rPr>
                <w:rFonts w:cs="Arial"/>
                <w:b/>
              </w:rPr>
              <w:t>Обязательное д</w:t>
            </w:r>
            <w:r w:rsidRPr="00055D64">
              <w:rPr>
                <w:rFonts w:cs="Arial"/>
                <w:b/>
              </w:rPr>
              <w:t xml:space="preserve">ля </w:t>
            </w:r>
            <w:r>
              <w:rPr>
                <w:rFonts w:cs="Arial"/>
                <w:b/>
              </w:rPr>
              <w:t>к</w:t>
            </w:r>
            <w:r w:rsidRPr="00055D64">
              <w:rPr>
                <w:rFonts w:cs="Arial"/>
                <w:b/>
              </w:rPr>
              <w:t>урьеров</w:t>
            </w:r>
          </w:p>
        </w:tc>
        <w:tc>
          <w:tcPr>
            <w:tcW w:w="851" w:type="dxa"/>
          </w:tcPr>
          <w:p w14:paraId="08D1F144" w14:textId="170CBF17" w:rsidR="0001100B" w:rsidRDefault="0001100B" w:rsidP="00E15B84">
            <w:pPr>
              <w:rPr>
                <w:rFonts w:cs="Arial"/>
              </w:rPr>
            </w:pPr>
            <w:r>
              <w:rPr>
                <w:rFonts w:cs="Arial"/>
              </w:rPr>
              <w:t>Да</w:t>
            </w:r>
          </w:p>
        </w:tc>
        <w:tc>
          <w:tcPr>
            <w:tcW w:w="709" w:type="dxa"/>
          </w:tcPr>
          <w:p w14:paraId="30B331F1" w14:textId="659AA769" w:rsidR="0001100B" w:rsidRDefault="0001100B" w:rsidP="00E15B84">
            <w:pPr>
              <w:rPr>
                <w:rFonts w:cs="Arial"/>
              </w:rPr>
            </w:pPr>
            <w:r>
              <w:rPr>
                <w:rFonts w:cs="Arial"/>
              </w:rPr>
              <w:t>Да</w:t>
            </w:r>
          </w:p>
        </w:tc>
        <w:tc>
          <w:tcPr>
            <w:tcW w:w="2551" w:type="dxa"/>
          </w:tcPr>
          <w:p w14:paraId="342085C0" w14:textId="2FBFD538" w:rsidR="00E11C0E" w:rsidRDefault="00E11C0E" w:rsidP="00E11C0E">
            <w:pPr>
              <w:rPr>
                <w:ins w:id="260" w:author="Сергей Гизун" w:date="2022-02-26T15:44:00Z"/>
                <w:rFonts w:cs="Arial"/>
              </w:rPr>
            </w:pPr>
            <w:ins w:id="261" w:author="Сергей Гизун" w:date="2022-02-26T15:44:00Z">
              <w:r>
                <w:rPr>
                  <w:rFonts w:cs="Arial"/>
                </w:rPr>
                <w:t xml:space="preserve">ФФД 1.05 – </w:t>
              </w:r>
            </w:ins>
            <w:r>
              <w:rPr>
                <w:rFonts w:cs="Arial"/>
              </w:rPr>
              <w:t>да для курьеров.</w:t>
            </w:r>
            <w:r>
              <w:rPr>
                <w:rFonts w:cs="Arial"/>
              </w:rPr>
              <w:br/>
            </w:r>
          </w:p>
          <w:p w14:paraId="42FE4FD2" w14:textId="6D638E19" w:rsidR="0001100B" w:rsidRDefault="00E11C0E" w:rsidP="00E11C0E">
            <w:pPr>
              <w:rPr>
                <w:rFonts w:cs="Arial"/>
              </w:rPr>
            </w:pPr>
            <w:ins w:id="262" w:author="Сергей Гизун" w:date="2022-02-26T15:44:00Z">
              <w:r>
                <w:rPr>
                  <w:rFonts w:cs="Arial"/>
                </w:rPr>
                <w:t xml:space="preserve">ФФД 1.2 </w:t>
              </w:r>
            </w:ins>
            <w:r>
              <w:rPr>
                <w:rFonts w:cs="Arial"/>
              </w:rPr>
              <w:t>–</w:t>
            </w:r>
            <w:ins w:id="263" w:author="Сергей Гизун" w:date="2022-02-26T15:44:00Z">
              <w:r>
                <w:rPr>
                  <w:rFonts w:cs="Arial"/>
                </w:rPr>
                <w:t xml:space="preserve"> </w:t>
              </w:r>
            </w:ins>
            <w:r>
              <w:rPr>
                <w:rFonts w:cs="Arial"/>
              </w:rPr>
              <w:t>да для курьеров.</w:t>
            </w:r>
          </w:p>
        </w:tc>
      </w:tr>
      <w:tr w:rsidR="00C37DB9" w:rsidRPr="008F4F86" w14:paraId="726C3534" w14:textId="31490E6C" w:rsidTr="00C37DB9">
        <w:tc>
          <w:tcPr>
            <w:tcW w:w="4106" w:type="dxa"/>
          </w:tcPr>
          <w:p w14:paraId="51B52A12" w14:textId="77777777" w:rsidR="0001100B" w:rsidRPr="009D5B7E" w:rsidRDefault="0001100B" w:rsidP="00E15B84">
            <w:r>
              <w:rPr>
                <w:lang w:val="en-US"/>
              </w:rPr>
              <w:lastRenderedPageBreak/>
              <w:t>cashier</w:t>
            </w:r>
            <w:r w:rsidRPr="00D24FD0">
              <w:rPr>
                <w:lang w:val="en-US"/>
              </w:rPr>
              <w:t>INN</w:t>
            </w:r>
          </w:p>
        </w:tc>
        <w:tc>
          <w:tcPr>
            <w:tcW w:w="2693" w:type="dxa"/>
          </w:tcPr>
          <w:p w14:paraId="2E1BCC35" w14:textId="77777777" w:rsidR="0001100B" w:rsidRPr="00892177" w:rsidRDefault="0001100B" w:rsidP="00E15B84">
            <w:bookmarkStart w:id="264" w:name="OLE_LINK439"/>
            <w:r>
              <w:t>ИНН кассира</w:t>
            </w:r>
            <w:r w:rsidRPr="009D5B7E">
              <w:t>, 1</w:t>
            </w:r>
            <w:r>
              <w:t>203</w:t>
            </w:r>
            <w:bookmarkEnd w:id="264"/>
          </w:p>
        </w:tc>
        <w:tc>
          <w:tcPr>
            <w:tcW w:w="1701" w:type="dxa"/>
          </w:tcPr>
          <w:p w14:paraId="7B75D4A8" w14:textId="669240AE" w:rsidR="0001100B" w:rsidRDefault="0001100B" w:rsidP="00E11C0E">
            <w:pPr>
              <w:rPr>
                <w:rFonts w:cs="Arial"/>
              </w:rPr>
            </w:pPr>
            <w:r>
              <w:rPr>
                <w:rFonts w:cs="Arial"/>
              </w:rPr>
              <w:t xml:space="preserve">Строка длиной 12 символов, формат </w:t>
            </w:r>
            <w:r w:rsidRPr="00B26474">
              <w:rPr>
                <w:rFonts w:cs="Arial"/>
              </w:rPr>
              <w:t>ЦЦЦЦЦЦЦЦЦЦ</w:t>
            </w:r>
            <w:r>
              <w:rPr>
                <w:rFonts w:cs="Arial"/>
              </w:rPr>
              <w:t>ЦЦ</w:t>
            </w:r>
            <w:r w:rsidR="00E11C0E">
              <w:rPr>
                <w:rFonts w:cs="Arial"/>
              </w:rPr>
              <w:t>.</w:t>
            </w:r>
          </w:p>
        </w:tc>
        <w:tc>
          <w:tcPr>
            <w:tcW w:w="851" w:type="dxa"/>
          </w:tcPr>
          <w:p w14:paraId="117BB4D8" w14:textId="5F0B9F9C" w:rsidR="0001100B" w:rsidRDefault="0001100B" w:rsidP="00E15B84">
            <w:pPr>
              <w:rPr>
                <w:rFonts w:cs="Arial"/>
              </w:rPr>
            </w:pPr>
            <w:r>
              <w:rPr>
                <w:rFonts w:cs="Arial"/>
              </w:rPr>
              <w:t>Да</w:t>
            </w:r>
          </w:p>
        </w:tc>
        <w:tc>
          <w:tcPr>
            <w:tcW w:w="709" w:type="dxa"/>
          </w:tcPr>
          <w:p w14:paraId="57BB9E82" w14:textId="791551C4" w:rsidR="0001100B" w:rsidRDefault="0001100B" w:rsidP="00E15B84">
            <w:pPr>
              <w:rPr>
                <w:rFonts w:cs="Arial"/>
              </w:rPr>
            </w:pPr>
            <w:r>
              <w:rPr>
                <w:rFonts w:cs="Arial"/>
              </w:rPr>
              <w:t>Да</w:t>
            </w:r>
          </w:p>
        </w:tc>
        <w:tc>
          <w:tcPr>
            <w:tcW w:w="2551" w:type="dxa"/>
          </w:tcPr>
          <w:p w14:paraId="5E6230B8" w14:textId="77777777" w:rsidR="00E11C0E" w:rsidRDefault="00E11C0E" w:rsidP="00E11C0E">
            <w:pPr>
              <w:rPr>
                <w:ins w:id="265" w:author="Сергей Гизун" w:date="2022-02-26T15:44:00Z"/>
                <w:rFonts w:cs="Arial"/>
              </w:rPr>
            </w:pPr>
            <w:ins w:id="266" w:author="Сергей Гизун" w:date="2022-02-26T15:44:00Z">
              <w:r>
                <w:rPr>
                  <w:rFonts w:cs="Arial"/>
                </w:rPr>
                <w:t>ФФД 1.05 – нет</w:t>
              </w:r>
            </w:ins>
          </w:p>
          <w:p w14:paraId="5ABB049F" w14:textId="77F3E140" w:rsidR="0001100B" w:rsidRDefault="00E11C0E" w:rsidP="00E11C0E">
            <w:pPr>
              <w:rPr>
                <w:rFonts w:cs="Arial"/>
              </w:rPr>
            </w:pPr>
            <w:ins w:id="267" w:author="Сергей Гизун" w:date="2022-02-26T15:44:00Z">
              <w:r>
                <w:rPr>
                  <w:rFonts w:cs="Arial"/>
                </w:rPr>
                <w:t>ФФД 1.2 - нет</w:t>
              </w:r>
            </w:ins>
          </w:p>
        </w:tc>
      </w:tr>
      <w:tr w:rsidR="00C37DB9" w:rsidRPr="008F4F86" w14:paraId="458AA521" w14:textId="53AD3B3A" w:rsidTr="00C37DB9">
        <w:tc>
          <w:tcPr>
            <w:tcW w:w="4106" w:type="dxa"/>
          </w:tcPr>
          <w:p w14:paraId="3C41F59D" w14:textId="77777777" w:rsidR="0001100B" w:rsidRPr="00892177" w:rsidRDefault="0001100B" w:rsidP="00E15B84">
            <w:r>
              <w:rPr>
                <w:lang w:val="en-US"/>
              </w:rPr>
              <w:t>senderEmail</w:t>
            </w:r>
          </w:p>
        </w:tc>
        <w:tc>
          <w:tcPr>
            <w:tcW w:w="2693" w:type="dxa"/>
          </w:tcPr>
          <w:p w14:paraId="49786D43" w14:textId="77777777" w:rsidR="0001100B" w:rsidRDefault="0001100B" w:rsidP="00E15B84">
            <w:bookmarkStart w:id="268" w:name="OLE_LINK440"/>
            <w:r>
              <w:t>А</w:t>
            </w:r>
            <w:r w:rsidRPr="00C427A1">
              <w:t>дрес электронной почты отправителя чека</w:t>
            </w:r>
            <w:r>
              <w:t xml:space="preserve">, </w:t>
            </w:r>
            <w:r w:rsidRPr="00C427A1">
              <w:t>1117</w:t>
            </w:r>
            <w:bookmarkEnd w:id="268"/>
          </w:p>
        </w:tc>
        <w:tc>
          <w:tcPr>
            <w:tcW w:w="1701" w:type="dxa"/>
          </w:tcPr>
          <w:p w14:paraId="2C048C64" w14:textId="31CC0883" w:rsidR="0001100B" w:rsidRPr="00013EAB" w:rsidRDefault="0001100B" w:rsidP="00E11C0E">
            <w:pPr>
              <w:rPr>
                <w:rFonts w:cs="Arial"/>
              </w:rPr>
            </w:pPr>
            <w:r>
              <w:rPr>
                <w:rFonts w:cs="Arial"/>
              </w:rPr>
              <w:t>Строка от 1 до 64 символов</w:t>
            </w:r>
          </w:p>
        </w:tc>
        <w:tc>
          <w:tcPr>
            <w:tcW w:w="851" w:type="dxa"/>
          </w:tcPr>
          <w:p w14:paraId="07EEF600" w14:textId="5BF6FDBC" w:rsidR="0001100B" w:rsidRDefault="0001100B" w:rsidP="00E15B84">
            <w:pPr>
              <w:rPr>
                <w:rFonts w:cs="Arial"/>
              </w:rPr>
            </w:pPr>
            <w:r>
              <w:rPr>
                <w:rFonts w:cs="Arial"/>
              </w:rPr>
              <w:t>Да</w:t>
            </w:r>
          </w:p>
        </w:tc>
        <w:tc>
          <w:tcPr>
            <w:tcW w:w="709" w:type="dxa"/>
          </w:tcPr>
          <w:p w14:paraId="0AE2A708" w14:textId="41EEB840" w:rsidR="0001100B" w:rsidRDefault="0001100B" w:rsidP="00E15B84">
            <w:pPr>
              <w:rPr>
                <w:rFonts w:cs="Arial"/>
              </w:rPr>
            </w:pPr>
            <w:r>
              <w:rPr>
                <w:rFonts w:cs="Arial"/>
              </w:rPr>
              <w:t>Да</w:t>
            </w:r>
          </w:p>
        </w:tc>
        <w:tc>
          <w:tcPr>
            <w:tcW w:w="2551" w:type="dxa"/>
          </w:tcPr>
          <w:p w14:paraId="13C83F43" w14:textId="77777777" w:rsidR="00E11C0E" w:rsidRDefault="00E11C0E" w:rsidP="00E11C0E">
            <w:pPr>
              <w:rPr>
                <w:ins w:id="269" w:author="Сергей Гизун" w:date="2022-02-26T15:44:00Z"/>
                <w:rFonts w:cs="Arial"/>
              </w:rPr>
            </w:pPr>
            <w:ins w:id="270" w:author="Сергей Гизун" w:date="2022-02-26T15:44:00Z">
              <w:r>
                <w:rPr>
                  <w:rFonts w:cs="Arial"/>
                </w:rPr>
                <w:t>ФФД 1.05 – нет</w:t>
              </w:r>
            </w:ins>
          </w:p>
          <w:p w14:paraId="37C5F663" w14:textId="042F9DF9" w:rsidR="0001100B" w:rsidRDefault="00E11C0E" w:rsidP="00E11C0E">
            <w:pPr>
              <w:rPr>
                <w:rFonts w:cs="Arial"/>
              </w:rPr>
            </w:pPr>
            <w:ins w:id="271" w:author="Сергей Гизун" w:date="2022-02-26T15:44:00Z">
              <w:r>
                <w:rPr>
                  <w:rFonts w:cs="Arial"/>
                </w:rPr>
                <w:t>ФФД 1.2 - нет</w:t>
              </w:r>
            </w:ins>
          </w:p>
        </w:tc>
      </w:tr>
      <w:tr w:rsidR="00C37DB9" w:rsidRPr="008F4F86" w14:paraId="7369A11A" w14:textId="408A1765" w:rsidTr="00C37DB9">
        <w:tc>
          <w:tcPr>
            <w:tcW w:w="4106" w:type="dxa"/>
          </w:tcPr>
          <w:p w14:paraId="72EDC3CB" w14:textId="77777777" w:rsidR="0001100B" w:rsidRDefault="0001100B" w:rsidP="00E15B84">
            <w:pPr>
              <w:rPr>
                <w:lang w:val="en-US"/>
              </w:rPr>
            </w:pPr>
            <w:r>
              <w:rPr>
                <w:lang w:val="en-US"/>
              </w:rPr>
              <w:t>totalSum</w:t>
            </w:r>
          </w:p>
        </w:tc>
        <w:tc>
          <w:tcPr>
            <w:tcW w:w="2693" w:type="dxa"/>
          </w:tcPr>
          <w:p w14:paraId="267D36A9" w14:textId="77777777" w:rsidR="0001100B" w:rsidRDefault="0001100B" w:rsidP="00E15B84">
            <w:r>
              <w:t>С</w:t>
            </w:r>
            <w:r w:rsidRPr="00C427A1">
              <w:t>умма расчета, указанного в чеке (БСО)</w:t>
            </w:r>
            <w:r>
              <w:t xml:space="preserve">, </w:t>
            </w:r>
            <w:r w:rsidRPr="00C427A1">
              <w:t>1020</w:t>
            </w:r>
            <w:r>
              <w:t>.</w:t>
            </w:r>
          </w:p>
          <w:p w14:paraId="2CA6CB3C" w14:textId="77777777" w:rsidR="0001100B" w:rsidRDefault="0001100B" w:rsidP="00E15B84"/>
          <w:p w14:paraId="15CF8E79" w14:textId="77777777" w:rsidR="0001100B" w:rsidRDefault="0001100B" w:rsidP="00E15B84">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1128C6E" w14:textId="2D70FBE0" w:rsidR="0001100B" w:rsidRDefault="0001100B" w:rsidP="00E15B84">
            <w:pPr>
              <w:rPr>
                <w:rFonts w:cs="Arial"/>
              </w:rPr>
            </w:pPr>
            <w:r>
              <w:rPr>
                <w:rFonts w:cs="Arial"/>
              </w:rPr>
              <w:t>Да</w:t>
            </w:r>
          </w:p>
        </w:tc>
        <w:tc>
          <w:tcPr>
            <w:tcW w:w="709" w:type="dxa"/>
          </w:tcPr>
          <w:p w14:paraId="7A6F440E" w14:textId="7E1F4663" w:rsidR="0001100B" w:rsidRDefault="0001100B" w:rsidP="00E15B84">
            <w:pPr>
              <w:rPr>
                <w:rFonts w:cs="Arial"/>
              </w:rPr>
            </w:pPr>
            <w:r>
              <w:rPr>
                <w:rFonts w:cs="Arial"/>
              </w:rPr>
              <w:t>Да</w:t>
            </w:r>
          </w:p>
        </w:tc>
        <w:tc>
          <w:tcPr>
            <w:tcW w:w="2551" w:type="dxa"/>
          </w:tcPr>
          <w:p w14:paraId="7B6F661F" w14:textId="77777777" w:rsidR="00E11C0E" w:rsidRDefault="00E11C0E" w:rsidP="00E11C0E">
            <w:pPr>
              <w:rPr>
                <w:ins w:id="272" w:author="Сергей Гизун" w:date="2022-02-26T15:44:00Z"/>
                <w:rFonts w:cs="Arial"/>
              </w:rPr>
            </w:pPr>
            <w:ins w:id="273" w:author="Сергей Гизун" w:date="2022-02-26T15:44:00Z">
              <w:r>
                <w:rPr>
                  <w:rFonts w:cs="Arial"/>
                </w:rPr>
                <w:t>ФФД 1.05 – нет</w:t>
              </w:r>
            </w:ins>
          </w:p>
          <w:p w14:paraId="0CB058F5" w14:textId="7BADBFF9" w:rsidR="0001100B" w:rsidRDefault="00E11C0E" w:rsidP="00E11C0E">
            <w:pPr>
              <w:rPr>
                <w:rFonts w:cs="Arial"/>
              </w:rPr>
            </w:pPr>
            <w:ins w:id="274" w:author="Сергей Гизун" w:date="2022-02-26T15:44:00Z">
              <w:r>
                <w:rPr>
                  <w:rFonts w:cs="Arial"/>
                </w:rPr>
                <w:t>ФФД 1.2 - нет</w:t>
              </w:r>
            </w:ins>
          </w:p>
        </w:tc>
      </w:tr>
      <w:tr w:rsidR="00C37DB9" w:rsidRPr="008F4F86" w14:paraId="0F969A73" w14:textId="64516B9E" w:rsidTr="00C37DB9">
        <w:tc>
          <w:tcPr>
            <w:tcW w:w="4106" w:type="dxa"/>
          </w:tcPr>
          <w:p w14:paraId="36565D54" w14:textId="77777777" w:rsidR="0001100B" w:rsidRPr="002E4B51" w:rsidRDefault="0001100B" w:rsidP="00E15B84">
            <w:pPr>
              <w:rPr>
                <w:lang w:val="en-US"/>
              </w:rPr>
            </w:pPr>
            <w:r>
              <w:rPr>
                <w:lang w:val="en-US"/>
              </w:rPr>
              <w:t>vat1Sum</w:t>
            </w:r>
          </w:p>
        </w:tc>
        <w:tc>
          <w:tcPr>
            <w:tcW w:w="2693" w:type="dxa"/>
          </w:tcPr>
          <w:p w14:paraId="2A473529" w14:textId="77777777" w:rsidR="0001100B" w:rsidRDefault="0001100B" w:rsidP="00E15B84">
            <w:r>
              <w:t>С</w:t>
            </w:r>
            <w:r w:rsidRPr="00C427A1">
              <w:t xml:space="preserve">умма НДС чека по ставке </w:t>
            </w:r>
            <w:r>
              <w:t>20</w:t>
            </w:r>
            <w:r w:rsidRPr="00C427A1">
              <w:t>%</w:t>
            </w:r>
            <w:r>
              <w:t>, 1102</w:t>
            </w:r>
          </w:p>
        </w:tc>
        <w:tc>
          <w:tcPr>
            <w:tcW w:w="1701" w:type="dxa"/>
          </w:tcPr>
          <w:p w14:paraId="08CF30FA" w14:textId="08219A70" w:rsidR="0001100B" w:rsidRDefault="0001100B" w:rsidP="00E11C0E">
            <w:pPr>
              <w:rPr>
                <w:rFonts w:cs="Arial"/>
              </w:rPr>
            </w:pPr>
            <w:r>
              <w:rPr>
                <w:rFonts w:cs="Arial"/>
              </w:rPr>
              <w:t>Десятичное число с точно</w:t>
            </w:r>
            <w:r w:rsidR="00E11C0E">
              <w:rPr>
                <w:rFonts w:cs="Arial"/>
              </w:rPr>
              <w:t>стью до 2 символов после точки.</w:t>
            </w:r>
          </w:p>
        </w:tc>
        <w:tc>
          <w:tcPr>
            <w:tcW w:w="851" w:type="dxa"/>
          </w:tcPr>
          <w:p w14:paraId="43BDBA78" w14:textId="627B8D66" w:rsidR="0001100B" w:rsidRDefault="0001100B" w:rsidP="00E15B84">
            <w:pPr>
              <w:rPr>
                <w:rFonts w:cs="Arial"/>
              </w:rPr>
            </w:pPr>
            <w:r>
              <w:rPr>
                <w:rFonts w:cs="Arial"/>
              </w:rPr>
              <w:t>Да</w:t>
            </w:r>
          </w:p>
        </w:tc>
        <w:tc>
          <w:tcPr>
            <w:tcW w:w="709" w:type="dxa"/>
          </w:tcPr>
          <w:p w14:paraId="2CFD6289" w14:textId="10DC4DB0" w:rsidR="0001100B" w:rsidRDefault="0001100B" w:rsidP="00E15B84">
            <w:pPr>
              <w:rPr>
                <w:rFonts w:cs="Arial"/>
              </w:rPr>
            </w:pPr>
            <w:r>
              <w:rPr>
                <w:rFonts w:cs="Arial"/>
              </w:rPr>
              <w:t>Да</w:t>
            </w:r>
          </w:p>
        </w:tc>
        <w:tc>
          <w:tcPr>
            <w:tcW w:w="2551" w:type="dxa"/>
          </w:tcPr>
          <w:p w14:paraId="7733BA6F" w14:textId="77777777" w:rsidR="00E11C0E" w:rsidRDefault="00E11C0E" w:rsidP="00E11C0E">
            <w:pPr>
              <w:rPr>
                <w:ins w:id="275" w:author="Сергей Гизун" w:date="2022-02-26T15:44:00Z"/>
                <w:rFonts w:cs="Arial"/>
              </w:rPr>
            </w:pPr>
            <w:ins w:id="276" w:author="Сергей Гизун" w:date="2022-02-26T15:44:00Z">
              <w:r>
                <w:rPr>
                  <w:rFonts w:cs="Arial"/>
                </w:rPr>
                <w:t>ФФД 1.05 – нет</w:t>
              </w:r>
            </w:ins>
          </w:p>
          <w:p w14:paraId="229A8A94" w14:textId="16843CC6" w:rsidR="0001100B" w:rsidRDefault="00E11C0E" w:rsidP="00E11C0E">
            <w:pPr>
              <w:rPr>
                <w:rFonts w:cs="Arial"/>
              </w:rPr>
            </w:pPr>
            <w:ins w:id="277" w:author="Сергей Гизун" w:date="2022-02-26T15:44:00Z">
              <w:r>
                <w:rPr>
                  <w:rFonts w:cs="Arial"/>
                </w:rPr>
                <w:t>ФФД 1.2 - нет</w:t>
              </w:r>
            </w:ins>
          </w:p>
        </w:tc>
      </w:tr>
      <w:tr w:rsidR="00C37DB9" w:rsidRPr="008F4F86" w14:paraId="0F1E897C" w14:textId="1DC3251D" w:rsidTr="00C37DB9">
        <w:tc>
          <w:tcPr>
            <w:tcW w:w="4106" w:type="dxa"/>
          </w:tcPr>
          <w:p w14:paraId="1FAFE706" w14:textId="77777777" w:rsidR="0001100B" w:rsidRDefault="0001100B" w:rsidP="00E15B84">
            <w:pPr>
              <w:rPr>
                <w:lang w:val="en-US"/>
              </w:rPr>
            </w:pPr>
            <w:r>
              <w:rPr>
                <w:lang w:val="en-US"/>
              </w:rPr>
              <w:lastRenderedPageBreak/>
              <w:t>vat2Sum</w:t>
            </w:r>
          </w:p>
        </w:tc>
        <w:tc>
          <w:tcPr>
            <w:tcW w:w="2693" w:type="dxa"/>
          </w:tcPr>
          <w:p w14:paraId="3A3EA254" w14:textId="77777777" w:rsidR="0001100B" w:rsidRPr="002E4B51" w:rsidRDefault="0001100B" w:rsidP="00E15B84">
            <w:r>
              <w:t>С</w:t>
            </w:r>
            <w:r w:rsidRPr="00C427A1">
              <w:t xml:space="preserve">умма НДС чека по ставке </w:t>
            </w:r>
            <w:r w:rsidRPr="002E4B51">
              <w:t>1</w:t>
            </w:r>
            <w:r>
              <w:t>0</w:t>
            </w:r>
            <w:r w:rsidRPr="00C427A1">
              <w:t>%</w:t>
            </w:r>
            <w:r>
              <w:t>, 110</w:t>
            </w:r>
            <w:r w:rsidRPr="002E4B51">
              <w:t>3</w:t>
            </w:r>
          </w:p>
        </w:tc>
        <w:tc>
          <w:tcPr>
            <w:tcW w:w="1701" w:type="dxa"/>
          </w:tcPr>
          <w:p w14:paraId="0FE63F7E" w14:textId="7D2BEC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FE8D19" w14:textId="38EC77C5" w:rsidR="0001100B" w:rsidRDefault="0001100B" w:rsidP="00E15B84">
            <w:pPr>
              <w:rPr>
                <w:rFonts w:cs="Arial"/>
              </w:rPr>
            </w:pPr>
            <w:r>
              <w:rPr>
                <w:rFonts w:cs="Arial"/>
              </w:rPr>
              <w:t>Да</w:t>
            </w:r>
          </w:p>
        </w:tc>
        <w:tc>
          <w:tcPr>
            <w:tcW w:w="709" w:type="dxa"/>
          </w:tcPr>
          <w:p w14:paraId="69672A56" w14:textId="6E9D0704" w:rsidR="0001100B" w:rsidRDefault="0001100B" w:rsidP="00E15B84">
            <w:pPr>
              <w:rPr>
                <w:rFonts w:cs="Arial"/>
              </w:rPr>
            </w:pPr>
            <w:r>
              <w:rPr>
                <w:rFonts w:cs="Arial"/>
              </w:rPr>
              <w:t>Да</w:t>
            </w:r>
          </w:p>
        </w:tc>
        <w:tc>
          <w:tcPr>
            <w:tcW w:w="2551" w:type="dxa"/>
          </w:tcPr>
          <w:p w14:paraId="0C2E5CB5" w14:textId="77777777" w:rsidR="00E11C0E" w:rsidRDefault="00E11C0E" w:rsidP="00E11C0E">
            <w:pPr>
              <w:rPr>
                <w:ins w:id="278" w:author="Сергей Гизун" w:date="2022-02-26T15:44:00Z"/>
                <w:rFonts w:cs="Arial"/>
              </w:rPr>
            </w:pPr>
            <w:ins w:id="279" w:author="Сергей Гизун" w:date="2022-02-26T15:44:00Z">
              <w:r>
                <w:rPr>
                  <w:rFonts w:cs="Arial"/>
                </w:rPr>
                <w:t>ФФД 1.05 – нет</w:t>
              </w:r>
            </w:ins>
          </w:p>
          <w:p w14:paraId="627378BD" w14:textId="69A7510F" w:rsidR="0001100B" w:rsidRDefault="00E11C0E" w:rsidP="00E11C0E">
            <w:pPr>
              <w:rPr>
                <w:rFonts w:cs="Arial"/>
              </w:rPr>
            </w:pPr>
            <w:ins w:id="280" w:author="Сергей Гизун" w:date="2022-02-26T15:44:00Z">
              <w:r>
                <w:rPr>
                  <w:rFonts w:cs="Arial"/>
                </w:rPr>
                <w:t>ФФД 1.2 - нет</w:t>
              </w:r>
            </w:ins>
          </w:p>
        </w:tc>
      </w:tr>
      <w:tr w:rsidR="00C37DB9" w:rsidRPr="008F4F86" w14:paraId="5717B9D1" w14:textId="02EBD523" w:rsidTr="00C37DB9">
        <w:tc>
          <w:tcPr>
            <w:tcW w:w="4106" w:type="dxa"/>
          </w:tcPr>
          <w:p w14:paraId="218D232E" w14:textId="77777777" w:rsidR="0001100B" w:rsidRDefault="0001100B" w:rsidP="00E15B84">
            <w:pPr>
              <w:rPr>
                <w:lang w:val="en-US"/>
              </w:rPr>
            </w:pPr>
            <w:r>
              <w:rPr>
                <w:lang w:val="en-US"/>
              </w:rPr>
              <w:t>vat3Sum</w:t>
            </w:r>
          </w:p>
        </w:tc>
        <w:tc>
          <w:tcPr>
            <w:tcW w:w="2693" w:type="dxa"/>
          </w:tcPr>
          <w:p w14:paraId="3E8B59FA" w14:textId="77777777" w:rsidR="0001100B" w:rsidRPr="002E4B51" w:rsidRDefault="0001100B" w:rsidP="00E15B84">
            <w:r>
              <w:t>С</w:t>
            </w:r>
            <w:r w:rsidRPr="00C427A1">
              <w:t>умма расчета по чеку с НДС по ставке 0%</w:t>
            </w:r>
            <w:r w:rsidRPr="002E4B51">
              <w:t>, 1104</w:t>
            </w:r>
          </w:p>
        </w:tc>
        <w:tc>
          <w:tcPr>
            <w:tcW w:w="1701" w:type="dxa"/>
          </w:tcPr>
          <w:p w14:paraId="0307A37E" w14:textId="782CC241"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3FD2AB" w14:textId="62BB81C1" w:rsidR="0001100B" w:rsidRDefault="0001100B" w:rsidP="00E15B84">
            <w:pPr>
              <w:rPr>
                <w:rFonts w:cs="Arial"/>
              </w:rPr>
            </w:pPr>
            <w:r>
              <w:rPr>
                <w:rFonts w:cs="Arial"/>
              </w:rPr>
              <w:t>Да</w:t>
            </w:r>
          </w:p>
        </w:tc>
        <w:tc>
          <w:tcPr>
            <w:tcW w:w="709" w:type="dxa"/>
          </w:tcPr>
          <w:p w14:paraId="0D75B560" w14:textId="0B9AD93D" w:rsidR="0001100B" w:rsidRDefault="0001100B" w:rsidP="00E15B84">
            <w:pPr>
              <w:rPr>
                <w:rFonts w:cs="Arial"/>
              </w:rPr>
            </w:pPr>
            <w:r>
              <w:rPr>
                <w:rFonts w:cs="Arial"/>
              </w:rPr>
              <w:t>Да</w:t>
            </w:r>
          </w:p>
        </w:tc>
        <w:tc>
          <w:tcPr>
            <w:tcW w:w="2551" w:type="dxa"/>
          </w:tcPr>
          <w:p w14:paraId="192ACB21" w14:textId="77777777" w:rsidR="00E11C0E" w:rsidRDefault="00E11C0E" w:rsidP="00E11C0E">
            <w:pPr>
              <w:rPr>
                <w:ins w:id="281" w:author="Сергей Гизун" w:date="2022-02-26T15:44:00Z"/>
                <w:rFonts w:cs="Arial"/>
              </w:rPr>
            </w:pPr>
            <w:ins w:id="282" w:author="Сергей Гизун" w:date="2022-02-26T15:44:00Z">
              <w:r>
                <w:rPr>
                  <w:rFonts w:cs="Arial"/>
                </w:rPr>
                <w:t>ФФД 1.05 – нет</w:t>
              </w:r>
            </w:ins>
          </w:p>
          <w:p w14:paraId="2C5C5777" w14:textId="19BF79BF" w:rsidR="0001100B" w:rsidRDefault="00E11C0E" w:rsidP="00E11C0E">
            <w:pPr>
              <w:rPr>
                <w:rFonts w:cs="Arial"/>
              </w:rPr>
            </w:pPr>
            <w:ins w:id="283" w:author="Сергей Гизун" w:date="2022-02-26T15:44:00Z">
              <w:r>
                <w:rPr>
                  <w:rFonts w:cs="Arial"/>
                </w:rPr>
                <w:t>ФФД 1.2 - нет</w:t>
              </w:r>
            </w:ins>
          </w:p>
        </w:tc>
      </w:tr>
      <w:tr w:rsidR="00C37DB9" w:rsidRPr="008F4F86" w14:paraId="55D1D6AF" w14:textId="6D94291A" w:rsidTr="00C37DB9">
        <w:tc>
          <w:tcPr>
            <w:tcW w:w="4106" w:type="dxa"/>
          </w:tcPr>
          <w:p w14:paraId="444064BD" w14:textId="77777777" w:rsidR="0001100B" w:rsidRPr="002E4B51" w:rsidRDefault="0001100B" w:rsidP="00E15B84">
            <w:pPr>
              <w:rPr>
                <w:lang w:val="en-US"/>
              </w:rPr>
            </w:pPr>
            <w:r>
              <w:rPr>
                <w:lang w:val="en-US"/>
              </w:rPr>
              <w:t>vat4Sum</w:t>
            </w:r>
          </w:p>
        </w:tc>
        <w:tc>
          <w:tcPr>
            <w:tcW w:w="2693" w:type="dxa"/>
          </w:tcPr>
          <w:p w14:paraId="75658105" w14:textId="77777777" w:rsidR="0001100B" w:rsidRDefault="0001100B" w:rsidP="00E15B84">
            <w:r>
              <w:t>С</w:t>
            </w:r>
            <w:r w:rsidRPr="00C427A1">
              <w:t>умма расчета по чеку без НДС</w:t>
            </w:r>
            <w:r>
              <w:t>, 1105</w:t>
            </w:r>
          </w:p>
        </w:tc>
        <w:tc>
          <w:tcPr>
            <w:tcW w:w="1701" w:type="dxa"/>
          </w:tcPr>
          <w:p w14:paraId="52139F44" w14:textId="41FCB3E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133BDF6" w14:textId="4E6DA400" w:rsidR="0001100B" w:rsidRDefault="0001100B" w:rsidP="00E15B84">
            <w:pPr>
              <w:rPr>
                <w:rFonts w:cs="Arial"/>
              </w:rPr>
            </w:pPr>
            <w:r>
              <w:rPr>
                <w:rFonts w:cs="Arial"/>
              </w:rPr>
              <w:t>Да</w:t>
            </w:r>
          </w:p>
        </w:tc>
        <w:tc>
          <w:tcPr>
            <w:tcW w:w="709" w:type="dxa"/>
          </w:tcPr>
          <w:p w14:paraId="7AB79B15" w14:textId="7E728D12" w:rsidR="0001100B" w:rsidRDefault="0001100B" w:rsidP="00E15B84">
            <w:pPr>
              <w:rPr>
                <w:rFonts w:cs="Arial"/>
              </w:rPr>
            </w:pPr>
            <w:r>
              <w:rPr>
                <w:rFonts w:cs="Arial"/>
              </w:rPr>
              <w:t>Да</w:t>
            </w:r>
          </w:p>
        </w:tc>
        <w:tc>
          <w:tcPr>
            <w:tcW w:w="2551" w:type="dxa"/>
          </w:tcPr>
          <w:p w14:paraId="68252382" w14:textId="77777777" w:rsidR="00E11C0E" w:rsidRDefault="00E11C0E" w:rsidP="00E11C0E">
            <w:pPr>
              <w:rPr>
                <w:ins w:id="284" w:author="Сергей Гизун" w:date="2022-02-26T15:44:00Z"/>
                <w:rFonts w:cs="Arial"/>
              </w:rPr>
            </w:pPr>
            <w:ins w:id="285" w:author="Сергей Гизун" w:date="2022-02-26T15:44:00Z">
              <w:r>
                <w:rPr>
                  <w:rFonts w:cs="Arial"/>
                </w:rPr>
                <w:t>ФФД 1.05 – нет</w:t>
              </w:r>
            </w:ins>
          </w:p>
          <w:p w14:paraId="67F9B61D" w14:textId="73D021A4" w:rsidR="0001100B" w:rsidRDefault="00E11C0E" w:rsidP="00E11C0E">
            <w:pPr>
              <w:rPr>
                <w:rFonts w:cs="Arial"/>
              </w:rPr>
            </w:pPr>
            <w:ins w:id="286" w:author="Сергей Гизун" w:date="2022-02-26T15:44:00Z">
              <w:r>
                <w:rPr>
                  <w:rFonts w:cs="Arial"/>
                </w:rPr>
                <w:t>ФФД 1.2 - нет</w:t>
              </w:r>
            </w:ins>
          </w:p>
        </w:tc>
      </w:tr>
      <w:tr w:rsidR="00C37DB9" w:rsidRPr="008F4F86" w14:paraId="41D98D11" w14:textId="71CC777C" w:rsidTr="00C37DB9">
        <w:tc>
          <w:tcPr>
            <w:tcW w:w="4106" w:type="dxa"/>
          </w:tcPr>
          <w:p w14:paraId="6E25CF63" w14:textId="77777777" w:rsidR="0001100B" w:rsidRPr="002E4B51" w:rsidRDefault="0001100B" w:rsidP="00E15B84">
            <w:pPr>
              <w:rPr>
                <w:lang w:val="en-US"/>
              </w:rPr>
            </w:pPr>
            <w:r>
              <w:rPr>
                <w:lang w:val="en-US"/>
              </w:rPr>
              <w:t>vat5Sum</w:t>
            </w:r>
          </w:p>
        </w:tc>
        <w:tc>
          <w:tcPr>
            <w:tcW w:w="2693" w:type="dxa"/>
          </w:tcPr>
          <w:p w14:paraId="3B9204AC" w14:textId="77777777" w:rsidR="0001100B" w:rsidRPr="002E4B51" w:rsidRDefault="0001100B" w:rsidP="00E15B84">
            <w:r>
              <w:t>С</w:t>
            </w:r>
            <w:r w:rsidRPr="00C427A1">
              <w:t xml:space="preserve">умма НДС чека по расч. ставке </w:t>
            </w:r>
            <w:r>
              <w:t>20</w:t>
            </w:r>
            <w:r w:rsidRPr="00C427A1">
              <w:t>/1</w:t>
            </w:r>
            <w:r>
              <w:t>20</w:t>
            </w:r>
            <w:r w:rsidRPr="002E4B51">
              <w:t>, 1106</w:t>
            </w:r>
          </w:p>
        </w:tc>
        <w:tc>
          <w:tcPr>
            <w:tcW w:w="1701" w:type="dxa"/>
          </w:tcPr>
          <w:p w14:paraId="6BCA1020" w14:textId="5A60E120"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96A49E4" w14:textId="5F397A80" w:rsidR="0001100B" w:rsidRDefault="0001100B" w:rsidP="00E15B84">
            <w:pPr>
              <w:rPr>
                <w:rFonts w:cs="Arial"/>
              </w:rPr>
            </w:pPr>
            <w:r>
              <w:rPr>
                <w:rFonts w:cs="Arial"/>
              </w:rPr>
              <w:t>Да</w:t>
            </w:r>
          </w:p>
        </w:tc>
        <w:tc>
          <w:tcPr>
            <w:tcW w:w="709" w:type="dxa"/>
          </w:tcPr>
          <w:p w14:paraId="6070B486" w14:textId="47E38503" w:rsidR="0001100B" w:rsidRDefault="0001100B" w:rsidP="00E15B84">
            <w:pPr>
              <w:rPr>
                <w:rFonts w:cs="Arial"/>
              </w:rPr>
            </w:pPr>
            <w:r>
              <w:rPr>
                <w:rFonts w:cs="Arial"/>
              </w:rPr>
              <w:t>Да</w:t>
            </w:r>
          </w:p>
        </w:tc>
        <w:tc>
          <w:tcPr>
            <w:tcW w:w="2551" w:type="dxa"/>
          </w:tcPr>
          <w:p w14:paraId="168DBA13" w14:textId="77777777" w:rsidR="00E11C0E" w:rsidRDefault="00E11C0E" w:rsidP="00E11C0E">
            <w:pPr>
              <w:rPr>
                <w:ins w:id="287" w:author="Сергей Гизун" w:date="2022-02-26T15:44:00Z"/>
                <w:rFonts w:cs="Arial"/>
              </w:rPr>
            </w:pPr>
            <w:ins w:id="288" w:author="Сергей Гизун" w:date="2022-02-26T15:44:00Z">
              <w:r>
                <w:rPr>
                  <w:rFonts w:cs="Arial"/>
                </w:rPr>
                <w:t>ФФД 1.05 – нет</w:t>
              </w:r>
            </w:ins>
          </w:p>
          <w:p w14:paraId="4C10C10A" w14:textId="56281DA1" w:rsidR="0001100B" w:rsidRDefault="00E11C0E" w:rsidP="00E11C0E">
            <w:pPr>
              <w:rPr>
                <w:rFonts w:cs="Arial"/>
              </w:rPr>
            </w:pPr>
            <w:ins w:id="289" w:author="Сергей Гизун" w:date="2022-02-26T15:44:00Z">
              <w:r>
                <w:rPr>
                  <w:rFonts w:cs="Arial"/>
                </w:rPr>
                <w:t>ФФД 1.2 - нет</w:t>
              </w:r>
            </w:ins>
          </w:p>
        </w:tc>
      </w:tr>
      <w:tr w:rsidR="00C37DB9" w:rsidRPr="008F4F86" w14:paraId="2201B77E" w14:textId="39CA732D" w:rsidTr="00C37DB9">
        <w:tc>
          <w:tcPr>
            <w:tcW w:w="4106" w:type="dxa"/>
          </w:tcPr>
          <w:p w14:paraId="52059F50" w14:textId="77777777" w:rsidR="0001100B" w:rsidRPr="002E4B51" w:rsidRDefault="0001100B" w:rsidP="00E15B84">
            <w:r>
              <w:rPr>
                <w:lang w:val="en-US"/>
              </w:rPr>
              <w:t>vat6Sum</w:t>
            </w:r>
          </w:p>
        </w:tc>
        <w:tc>
          <w:tcPr>
            <w:tcW w:w="2693" w:type="dxa"/>
          </w:tcPr>
          <w:p w14:paraId="3CBDAD9C" w14:textId="77777777" w:rsidR="0001100B" w:rsidRPr="002E4B51" w:rsidRDefault="0001100B" w:rsidP="00E15B84">
            <w:r>
              <w:t>С</w:t>
            </w:r>
            <w:r w:rsidRPr="00C427A1">
              <w:t>умма НДС чека по расч. ставке 10/110</w:t>
            </w:r>
            <w:r w:rsidRPr="002E4B51">
              <w:t>, 1107</w:t>
            </w:r>
          </w:p>
        </w:tc>
        <w:tc>
          <w:tcPr>
            <w:tcW w:w="1701" w:type="dxa"/>
          </w:tcPr>
          <w:p w14:paraId="53BA0294" w14:textId="6DA5B93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3CB4AE35" w14:textId="3B1D6CEC" w:rsidR="0001100B" w:rsidRDefault="0001100B" w:rsidP="00E15B84">
            <w:pPr>
              <w:rPr>
                <w:rFonts w:cs="Arial"/>
              </w:rPr>
            </w:pPr>
            <w:r>
              <w:rPr>
                <w:rFonts w:cs="Arial"/>
              </w:rPr>
              <w:t>Да</w:t>
            </w:r>
          </w:p>
        </w:tc>
        <w:tc>
          <w:tcPr>
            <w:tcW w:w="709" w:type="dxa"/>
          </w:tcPr>
          <w:p w14:paraId="1470371C" w14:textId="01E1A0D4" w:rsidR="0001100B" w:rsidRDefault="0001100B" w:rsidP="00E15B84">
            <w:pPr>
              <w:rPr>
                <w:rFonts w:cs="Arial"/>
              </w:rPr>
            </w:pPr>
            <w:r>
              <w:rPr>
                <w:rFonts w:cs="Arial"/>
              </w:rPr>
              <w:t>Да</w:t>
            </w:r>
          </w:p>
        </w:tc>
        <w:tc>
          <w:tcPr>
            <w:tcW w:w="2551" w:type="dxa"/>
          </w:tcPr>
          <w:p w14:paraId="09BEB3BF" w14:textId="77777777" w:rsidR="00E11C0E" w:rsidRDefault="00E11C0E" w:rsidP="00E11C0E">
            <w:pPr>
              <w:rPr>
                <w:ins w:id="290" w:author="Сергей Гизун" w:date="2022-02-26T15:44:00Z"/>
                <w:rFonts w:cs="Arial"/>
              </w:rPr>
            </w:pPr>
            <w:ins w:id="291" w:author="Сергей Гизун" w:date="2022-02-26T15:44:00Z">
              <w:r>
                <w:rPr>
                  <w:rFonts w:cs="Arial"/>
                </w:rPr>
                <w:t>ФФД 1.05 – нет</w:t>
              </w:r>
            </w:ins>
          </w:p>
          <w:p w14:paraId="26B15752" w14:textId="74024E2C" w:rsidR="0001100B" w:rsidRDefault="00E11C0E" w:rsidP="00E11C0E">
            <w:pPr>
              <w:rPr>
                <w:rFonts w:cs="Arial"/>
              </w:rPr>
            </w:pPr>
            <w:ins w:id="292" w:author="Сергей Гизун" w:date="2022-02-26T15:44:00Z">
              <w:r>
                <w:rPr>
                  <w:rFonts w:cs="Arial"/>
                </w:rPr>
                <w:t>ФФД 1.2 - нет</w:t>
              </w:r>
            </w:ins>
          </w:p>
        </w:tc>
      </w:tr>
      <w:tr w:rsidR="00C37DB9" w:rsidRPr="008F4F86" w14:paraId="6C479367" w14:textId="7C6FB3AF" w:rsidTr="00C37DB9">
        <w:tc>
          <w:tcPr>
            <w:tcW w:w="4106" w:type="dxa"/>
          </w:tcPr>
          <w:p w14:paraId="4DB10140" w14:textId="1FA6230A" w:rsidR="0001100B" w:rsidRDefault="0001100B" w:rsidP="00E15B84">
            <w:pPr>
              <w:rPr>
                <w:lang w:val="en-US"/>
              </w:rPr>
            </w:pPr>
            <w:bookmarkStart w:id="293" w:name="OLE_LINK387"/>
            <w:bookmarkStart w:id="294" w:name="OLE_LINK469"/>
            <w:r>
              <w:rPr>
                <w:lang w:val="en-US"/>
              </w:rPr>
              <w:t>o</w:t>
            </w:r>
            <w:r w:rsidRPr="00627F02">
              <w:rPr>
                <w:lang w:val="en-US"/>
              </w:rPr>
              <w:t>perationalAttribute</w:t>
            </w:r>
            <w:bookmarkEnd w:id="293"/>
            <w:bookmarkEnd w:id="294"/>
          </w:p>
        </w:tc>
        <w:tc>
          <w:tcPr>
            <w:tcW w:w="2693" w:type="dxa"/>
          </w:tcPr>
          <w:p w14:paraId="1A89CBD8" w14:textId="2A3EF865" w:rsidR="0001100B" w:rsidRDefault="0001100B" w:rsidP="00E15B84">
            <w:r w:rsidRPr="00627F02">
              <w:t>Операционный реквизит чека, 1270</w:t>
            </w:r>
          </w:p>
        </w:tc>
        <w:tc>
          <w:tcPr>
            <w:tcW w:w="1701" w:type="dxa"/>
          </w:tcPr>
          <w:p w14:paraId="335DDDE8" w14:textId="7DBA3842" w:rsidR="0001100B" w:rsidRDefault="00E11C0E" w:rsidP="00E11C0E">
            <w:pPr>
              <w:rPr>
                <w:rFonts w:cs="Arial"/>
              </w:rPr>
            </w:pPr>
            <w:r>
              <w:rPr>
                <w:rFonts w:cs="Arial"/>
              </w:rPr>
              <w:t>Структура п.2.1.1.9</w:t>
            </w:r>
          </w:p>
        </w:tc>
        <w:tc>
          <w:tcPr>
            <w:tcW w:w="851" w:type="dxa"/>
          </w:tcPr>
          <w:p w14:paraId="3316EF37" w14:textId="5C466F32" w:rsidR="0001100B" w:rsidRDefault="0001100B" w:rsidP="00E15B84">
            <w:pPr>
              <w:rPr>
                <w:rFonts w:cs="Arial"/>
              </w:rPr>
            </w:pPr>
            <w:r>
              <w:rPr>
                <w:rFonts w:cs="Arial"/>
              </w:rPr>
              <w:t>Нет</w:t>
            </w:r>
          </w:p>
        </w:tc>
        <w:tc>
          <w:tcPr>
            <w:tcW w:w="709" w:type="dxa"/>
          </w:tcPr>
          <w:p w14:paraId="11E3D3F8" w14:textId="3C4245B5" w:rsidR="0001100B" w:rsidRDefault="0001100B" w:rsidP="00E15B84">
            <w:pPr>
              <w:rPr>
                <w:rFonts w:cs="Arial"/>
              </w:rPr>
            </w:pPr>
            <w:r>
              <w:rPr>
                <w:rFonts w:cs="Arial"/>
              </w:rPr>
              <w:t>Да</w:t>
            </w:r>
          </w:p>
        </w:tc>
        <w:tc>
          <w:tcPr>
            <w:tcW w:w="2551" w:type="dxa"/>
          </w:tcPr>
          <w:p w14:paraId="177DD922" w14:textId="77777777" w:rsidR="00E11C0E" w:rsidRDefault="00E11C0E" w:rsidP="00E11C0E">
            <w:pPr>
              <w:rPr>
                <w:ins w:id="295" w:author="Сергей Гизун" w:date="2022-02-26T15:44:00Z"/>
                <w:rFonts w:cs="Arial"/>
              </w:rPr>
            </w:pPr>
            <w:ins w:id="296" w:author="Сергей Гизун" w:date="2022-02-26T15:44:00Z">
              <w:r>
                <w:rPr>
                  <w:rFonts w:cs="Arial"/>
                </w:rPr>
                <w:t>ФФД 1.05 – нет</w:t>
              </w:r>
            </w:ins>
          </w:p>
          <w:p w14:paraId="644D4B0A" w14:textId="51FFBD99" w:rsidR="0001100B" w:rsidRDefault="00E11C0E" w:rsidP="00E11C0E">
            <w:pPr>
              <w:rPr>
                <w:rFonts w:cs="Arial"/>
              </w:rPr>
            </w:pPr>
            <w:ins w:id="297" w:author="Сергей Гизун" w:date="2022-02-26T15:44:00Z">
              <w:r>
                <w:rPr>
                  <w:rFonts w:cs="Arial"/>
                </w:rPr>
                <w:t>ФФД 1.2 - нет</w:t>
              </w:r>
            </w:ins>
          </w:p>
        </w:tc>
      </w:tr>
      <w:tr w:rsidR="00C37DB9" w:rsidRPr="008F4F86" w14:paraId="2996E466" w14:textId="0444B240" w:rsidTr="00C37DB9">
        <w:tc>
          <w:tcPr>
            <w:tcW w:w="4106" w:type="dxa"/>
          </w:tcPr>
          <w:p w14:paraId="6B740DBE" w14:textId="1D4255CB" w:rsidR="0001100B" w:rsidRDefault="0001100B" w:rsidP="00E15B84">
            <w:pPr>
              <w:rPr>
                <w:lang w:val="en-US"/>
              </w:rPr>
            </w:pPr>
            <w:r>
              <w:rPr>
                <w:lang w:val="en-US"/>
              </w:rPr>
              <w:t>i</w:t>
            </w:r>
            <w:r w:rsidRPr="00627F02">
              <w:rPr>
                <w:lang w:val="en-US"/>
              </w:rPr>
              <w:t>ndustryAttribute</w:t>
            </w:r>
          </w:p>
        </w:tc>
        <w:tc>
          <w:tcPr>
            <w:tcW w:w="2693" w:type="dxa"/>
          </w:tcPr>
          <w:p w14:paraId="5E401228" w14:textId="3F180665" w:rsidR="0001100B" w:rsidRDefault="0001100B" w:rsidP="00E15B84">
            <w:r w:rsidRPr="00627F02">
              <w:t>Отраслевой реквизит чека, 1261</w:t>
            </w:r>
          </w:p>
        </w:tc>
        <w:tc>
          <w:tcPr>
            <w:tcW w:w="1701" w:type="dxa"/>
          </w:tcPr>
          <w:p w14:paraId="5B05642B" w14:textId="508E7C1E" w:rsidR="0001100B" w:rsidRDefault="00E11C0E" w:rsidP="00E11C0E">
            <w:pPr>
              <w:rPr>
                <w:rFonts w:cs="Arial"/>
              </w:rPr>
            </w:pPr>
            <w:r>
              <w:rPr>
                <w:rFonts w:cs="Arial"/>
              </w:rPr>
              <w:t>Структура п.2.1.1.10</w:t>
            </w:r>
          </w:p>
        </w:tc>
        <w:tc>
          <w:tcPr>
            <w:tcW w:w="851" w:type="dxa"/>
          </w:tcPr>
          <w:p w14:paraId="78E0A514" w14:textId="5E6673DE" w:rsidR="0001100B" w:rsidRDefault="0001100B" w:rsidP="00E15B84">
            <w:pPr>
              <w:rPr>
                <w:rFonts w:cs="Arial"/>
              </w:rPr>
            </w:pPr>
            <w:r>
              <w:rPr>
                <w:rFonts w:cs="Arial"/>
              </w:rPr>
              <w:t>Нет</w:t>
            </w:r>
          </w:p>
        </w:tc>
        <w:tc>
          <w:tcPr>
            <w:tcW w:w="709" w:type="dxa"/>
          </w:tcPr>
          <w:p w14:paraId="5D29D9D7" w14:textId="64749E02" w:rsidR="0001100B" w:rsidRPr="00627F02" w:rsidRDefault="0001100B" w:rsidP="00E15B84">
            <w:pPr>
              <w:rPr>
                <w:rFonts w:cs="Arial"/>
              </w:rPr>
            </w:pPr>
            <w:r>
              <w:rPr>
                <w:rFonts w:cs="Arial"/>
              </w:rPr>
              <w:t>Да</w:t>
            </w:r>
          </w:p>
        </w:tc>
        <w:tc>
          <w:tcPr>
            <w:tcW w:w="2551" w:type="dxa"/>
          </w:tcPr>
          <w:p w14:paraId="5B198506" w14:textId="77777777" w:rsidR="00E11C0E" w:rsidRDefault="00E11C0E" w:rsidP="00E11C0E">
            <w:pPr>
              <w:rPr>
                <w:ins w:id="298" w:author="Сергей Гизун" w:date="2022-02-26T15:44:00Z"/>
                <w:rFonts w:cs="Arial"/>
              </w:rPr>
            </w:pPr>
            <w:ins w:id="299" w:author="Сергей Гизун" w:date="2022-02-26T15:44:00Z">
              <w:r>
                <w:rPr>
                  <w:rFonts w:cs="Arial"/>
                </w:rPr>
                <w:t>ФФД 1.05 – нет</w:t>
              </w:r>
            </w:ins>
          </w:p>
          <w:p w14:paraId="5A76FF24" w14:textId="7D112D57" w:rsidR="0001100B" w:rsidRDefault="00E11C0E" w:rsidP="00E11C0E">
            <w:pPr>
              <w:rPr>
                <w:rFonts w:cs="Arial"/>
              </w:rPr>
            </w:pPr>
            <w:ins w:id="300" w:author="Сергей Гизун" w:date="2022-02-26T15:44:00Z">
              <w:r>
                <w:rPr>
                  <w:rFonts w:cs="Arial"/>
                </w:rPr>
                <w:t>ФФД 1.2 - нет</w:t>
              </w:r>
            </w:ins>
          </w:p>
        </w:tc>
      </w:tr>
      <w:bookmarkEnd w:id="115"/>
      <w:bookmarkEnd w:id="252"/>
    </w:tbl>
    <w:p w14:paraId="36E91A71" w14:textId="77777777" w:rsidR="00171765" w:rsidRDefault="00171765" w:rsidP="00171765"/>
    <w:p w14:paraId="27A82756" w14:textId="77777777" w:rsidR="00171765" w:rsidRDefault="00171765" w:rsidP="00171765">
      <w:pPr>
        <w:jc w:val="both"/>
      </w:pPr>
      <w:bookmarkStart w:id="301" w:name="_Hlk47354389"/>
      <w:r w:rsidRPr="00E15B84">
        <w:rPr>
          <w:sz w:val="24"/>
        </w:rPr>
        <w:t xml:space="preserve">Примечание: </w:t>
      </w:r>
      <w:r>
        <w:t xml:space="preserve">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в форматах ОранжДата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2BE27CFE" w14:textId="73CF2A46" w:rsidR="00892177" w:rsidRDefault="00892177" w:rsidP="00892177">
      <w:r>
        <w:t>Для транспорта/вендинга одними из обязательных параметров являются теги (</w:t>
      </w:r>
      <w:r w:rsidRPr="000D2FEB">
        <w:rPr>
          <w:b/>
        </w:rPr>
        <w:t xml:space="preserve">1036, 1009, </w:t>
      </w:r>
      <w:proofErr w:type="gramStart"/>
      <w:r w:rsidRPr="000D2FEB">
        <w:rPr>
          <w:b/>
        </w:rPr>
        <w:t>1187</w:t>
      </w:r>
      <w:r>
        <w:t>)</w:t>
      </w:r>
      <w:r>
        <w:br/>
        <w:t>Для</w:t>
      </w:r>
      <w:proofErr w:type="gramEnd"/>
      <w:r>
        <w:t xml:space="preserve"> курьеров одними из обязательных параметров являются теги (</w:t>
      </w:r>
      <w:r w:rsidRPr="000D2FEB">
        <w:rPr>
          <w:b/>
        </w:rPr>
        <w:t>1021, 1009, 1187</w:t>
      </w:r>
      <w:r w:rsidR="00E15B84">
        <w:t>)</w:t>
      </w:r>
    </w:p>
    <w:p w14:paraId="570927C2" w14:textId="703F693A" w:rsidR="00E15B84" w:rsidRPr="00D3414D" w:rsidRDefault="00E15B84" w:rsidP="00892177">
      <w:r>
        <w:t xml:space="preserve">Параметры </w:t>
      </w:r>
      <w:r w:rsidRPr="00E15B84">
        <w:rPr>
          <w:b/>
          <w:lang w:val="en-US"/>
        </w:rPr>
        <w:t>Customer</w:t>
      </w:r>
      <w:r>
        <w:t xml:space="preserve"> и </w:t>
      </w:r>
      <w:r w:rsidRPr="00E15B84">
        <w:rPr>
          <w:b/>
          <w:lang w:val="en-US"/>
        </w:rPr>
        <w:t>customerINN</w:t>
      </w:r>
      <w:r>
        <w:t xml:space="preserve"> изменяется на один параметр </w:t>
      </w:r>
      <w:r w:rsidRPr="00E15B84">
        <w:rPr>
          <w:b/>
          <w:lang w:val="en-US"/>
        </w:rPr>
        <w:t>customerInfo</w:t>
      </w:r>
      <w:r w:rsidRPr="00E15B84">
        <w:rPr>
          <w:b/>
        </w:rPr>
        <w:t>.</w:t>
      </w:r>
    </w:p>
    <w:bookmarkEnd w:id="301"/>
    <w:p w14:paraId="78F9D040" w14:textId="77777777" w:rsidR="00171765" w:rsidRDefault="00171765" w:rsidP="00171765"/>
    <w:p w14:paraId="22B7286E" w14:textId="77777777" w:rsidR="00171765" w:rsidRPr="00F37684" w:rsidRDefault="00171765" w:rsidP="00705CE0">
      <w:pPr>
        <w:pStyle w:val="4"/>
      </w:pPr>
      <w:bookmarkStart w:id="302" w:name="_Toc507539853"/>
      <w:bookmarkStart w:id="303" w:name="_Toc27489458"/>
      <w:bookmarkStart w:id="304" w:name="_Toc80026474"/>
      <w:bookmarkStart w:id="305" w:name="OLE_LINK153"/>
      <w:r>
        <w:rPr>
          <w:rFonts w:cs="Arial"/>
        </w:rPr>
        <w:t>2.1.1.2</w:t>
      </w:r>
      <w:r>
        <w:t xml:space="preserve"> П</w:t>
      </w:r>
      <w:r w:rsidRPr="00C427A1">
        <w:t>редмет расчета</w:t>
      </w:r>
      <w:bookmarkEnd w:id="302"/>
      <w:bookmarkEnd w:id="303"/>
      <w:bookmarkEnd w:id="304"/>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Атрибут</w:t>
            </w:r>
          </w:p>
        </w:tc>
        <w:tc>
          <w:tcPr>
            <w:tcW w:w="3054" w:type="dxa"/>
          </w:tcPr>
          <w:p w14:paraId="7380C094" w14:textId="18D04C75" w:rsidR="00E11C0E" w:rsidRDefault="00E11C0E" w:rsidP="007F5E82">
            <w:pPr>
              <w:jc w:val="center"/>
            </w:pPr>
            <w:r w:rsidRPr="00627F02">
              <w:rPr>
                <w:rFonts w:cs="Arial"/>
                <w:b/>
                <w:bCs/>
              </w:rPr>
              <w:t>Описание</w:t>
            </w:r>
          </w:p>
        </w:tc>
        <w:tc>
          <w:tcPr>
            <w:tcW w:w="2300" w:type="dxa"/>
          </w:tcPr>
          <w:p w14:paraId="2D68DBC3" w14:textId="0A11D97B" w:rsidR="00E11C0E" w:rsidRDefault="00E11C0E" w:rsidP="007F5E82">
            <w:pPr>
              <w:jc w:val="center"/>
              <w:rPr>
                <w:rFonts w:cs="Arial"/>
              </w:rPr>
            </w:pPr>
            <w:r w:rsidRPr="00627F02">
              <w:rPr>
                <w:rFonts w:cs="Arial"/>
                <w:b/>
                <w:bCs/>
              </w:rPr>
              <w:t>Комментарий</w:t>
            </w:r>
          </w:p>
        </w:tc>
        <w:tc>
          <w:tcPr>
            <w:tcW w:w="1294" w:type="dxa"/>
          </w:tcPr>
          <w:p w14:paraId="691A1695" w14:textId="69D10744" w:rsidR="00E11C0E" w:rsidRDefault="00E11C0E" w:rsidP="007F5E82">
            <w:pPr>
              <w:jc w:val="center"/>
              <w:rPr>
                <w:rFonts w:cs="Arial"/>
              </w:rPr>
            </w:pPr>
            <w:r w:rsidRPr="00627F02">
              <w:rPr>
                <w:rFonts w:cs="Arial"/>
                <w:b/>
                <w:bCs/>
              </w:rPr>
              <w:t>ФФД 1.05</w:t>
            </w:r>
          </w:p>
        </w:tc>
        <w:tc>
          <w:tcPr>
            <w:tcW w:w="1294" w:type="dxa"/>
          </w:tcPr>
          <w:p w14:paraId="35972204" w14:textId="1310B5C4" w:rsidR="00E11C0E" w:rsidRDefault="00E11C0E" w:rsidP="007F5E82">
            <w:pPr>
              <w:jc w:val="center"/>
              <w:rPr>
                <w:rFonts w:cs="Arial"/>
              </w:rPr>
            </w:pPr>
            <w:r w:rsidRPr="00627F02">
              <w:rPr>
                <w:rFonts w:cs="Arial"/>
                <w:b/>
                <w:bCs/>
              </w:rPr>
              <w:t>ФФД 1.2</w:t>
            </w:r>
          </w:p>
        </w:tc>
        <w:tc>
          <w:tcPr>
            <w:tcW w:w="3125" w:type="dxa"/>
          </w:tcPr>
          <w:p w14:paraId="1F159048" w14:textId="035DB3EB" w:rsidR="00E11C0E" w:rsidRPr="00627F02" w:rsidRDefault="00E11C0E" w:rsidP="007F5E82">
            <w:pPr>
              <w:jc w:val="center"/>
              <w:rPr>
                <w:rFonts w:cs="Arial"/>
                <w:b/>
                <w:bCs/>
              </w:rPr>
            </w:pPr>
            <w:r>
              <w:rPr>
                <w:rFonts w:cs="Arial"/>
                <w:b/>
                <w:bCs/>
              </w:rPr>
              <w:t>Обязательность</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306" w:name="OLE_LINK43"/>
            <w:bookmarkStart w:id="307" w:name="OLE_LINK44"/>
            <w:bookmarkStart w:id="308" w:name="OLE_LINK45"/>
            <w:bookmarkStart w:id="309" w:name="OLE_LINK149"/>
            <w:bookmarkStart w:id="310" w:name="OLE_LINK152"/>
            <w:r>
              <w:rPr>
                <w:rFonts w:cs="Arial"/>
                <w:lang w:val="en-US"/>
              </w:rPr>
              <w:t>q</w:t>
            </w:r>
            <w:r w:rsidRPr="002D76D1">
              <w:rPr>
                <w:rFonts w:cs="Arial"/>
                <w:lang w:val="en-US"/>
              </w:rPr>
              <w:t>uantity</w:t>
            </w:r>
            <w:bookmarkEnd w:id="306"/>
            <w:bookmarkEnd w:id="307"/>
            <w:bookmarkEnd w:id="308"/>
          </w:p>
        </w:tc>
        <w:tc>
          <w:tcPr>
            <w:tcW w:w="3054" w:type="dxa"/>
          </w:tcPr>
          <w:p w14:paraId="1CE28B88" w14:textId="77777777" w:rsidR="00E11C0E" w:rsidRPr="002D76D1" w:rsidRDefault="00E11C0E" w:rsidP="00171765">
            <w:pPr>
              <w:rPr>
                <w:rFonts w:cs="Arial"/>
              </w:rPr>
            </w:pPr>
            <w:bookmarkStart w:id="311" w:name="OLE_LINK346"/>
            <w:bookmarkStart w:id="312" w:name="OLE_LINK347"/>
            <w:bookmarkStart w:id="313" w:name="OLE_LINK348"/>
            <w:bookmarkStart w:id="314" w:name="OLE_LINK349"/>
            <w:bookmarkStart w:id="315" w:name="OLE_LINK590"/>
            <w:r>
              <w:t>К</w:t>
            </w:r>
            <w:r w:rsidRPr="00C427A1">
              <w:t>оличество предмета расчета</w:t>
            </w:r>
            <w:r>
              <w:t>, 1023</w:t>
            </w:r>
            <w:bookmarkEnd w:id="311"/>
            <w:bookmarkEnd w:id="312"/>
            <w:bookmarkEnd w:id="313"/>
            <w:bookmarkEnd w:id="314"/>
            <w:bookmarkEnd w:id="315"/>
          </w:p>
        </w:tc>
        <w:tc>
          <w:tcPr>
            <w:tcW w:w="2300" w:type="dxa"/>
          </w:tcPr>
          <w:p w14:paraId="3A0FB381" w14:textId="39DB599E" w:rsidR="00E11C0E" w:rsidRDefault="00E11C0E" w:rsidP="00E11C0E">
            <w:pPr>
              <w:rPr>
                <w:rFonts w:cs="Arial"/>
              </w:rPr>
            </w:pPr>
            <w:bookmarkStart w:id="316" w:name="OLE_LINK126"/>
            <w:bookmarkStart w:id="317" w:name="OLE_LINK127"/>
            <w:bookmarkStart w:id="318" w:name="OLE_LINK128"/>
            <w:r>
              <w:rPr>
                <w:rFonts w:cs="Arial"/>
              </w:rPr>
              <w:t>Десятичное число с точностью до 6 символов после точки</w:t>
            </w:r>
            <w:bookmarkEnd w:id="316"/>
            <w:bookmarkEnd w:id="317"/>
            <w:bookmarkEnd w:id="318"/>
            <w:r>
              <w:rPr>
                <w:rFonts w:cs="Arial"/>
              </w:rPr>
              <w:t xml:space="preserve">*. </w:t>
            </w:r>
          </w:p>
        </w:tc>
        <w:tc>
          <w:tcPr>
            <w:tcW w:w="1294" w:type="dxa"/>
          </w:tcPr>
          <w:p w14:paraId="66378306" w14:textId="103C7300" w:rsidR="00E11C0E" w:rsidRDefault="00E11C0E" w:rsidP="00171765">
            <w:pPr>
              <w:rPr>
                <w:rFonts w:cs="Arial"/>
              </w:rPr>
            </w:pPr>
            <w:r>
              <w:rPr>
                <w:rFonts w:cs="Arial"/>
              </w:rPr>
              <w:t>Да</w:t>
            </w:r>
          </w:p>
        </w:tc>
        <w:tc>
          <w:tcPr>
            <w:tcW w:w="1294" w:type="dxa"/>
          </w:tcPr>
          <w:p w14:paraId="6FD9D591" w14:textId="648A7D98" w:rsidR="00E11C0E" w:rsidRDefault="00E11C0E" w:rsidP="00171765">
            <w:pPr>
              <w:rPr>
                <w:rFonts w:cs="Arial"/>
              </w:rPr>
            </w:pPr>
            <w:r>
              <w:rPr>
                <w:rFonts w:cs="Arial"/>
              </w:rPr>
              <w:t>Да</w:t>
            </w:r>
          </w:p>
        </w:tc>
        <w:tc>
          <w:tcPr>
            <w:tcW w:w="3125" w:type="dxa"/>
          </w:tcPr>
          <w:p w14:paraId="3CCBEA21" w14:textId="0941381B" w:rsidR="00E11C0E" w:rsidRDefault="00E11C0E" w:rsidP="00E11C0E">
            <w:pPr>
              <w:rPr>
                <w:ins w:id="319" w:author="Сергей Гизун" w:date="2022-02-26T15:44:00Z"/>
                <w:rFonts w:cs="Arial"/>
              </w:rPr>
            </w:pPr>
            <w:ins w:id="320" w:author="Сергей Гизун" w:date="2022-02-26T15:44:00Z">
              <w:r>
                <w:rPr>
                  <w:rFonts w:cs="Arial"/>
                </w:rPr>
                <w:t xml:space="preserve">ФФД 1.05 – </w:t>
              </w:r>
            </w:ins>
            <w:r>
              <w:rPr>
                <w:rFonts w:cs="Arial"/>
              </w:rPr>
              <w:t>да</w:t>
            </w:r>
          </w:p>
          <w:p w14:paraId="349E98D3" w14:textId="21AEFF31" w:rsidR="00E11C0E" w:rsidRDefault="00E11C0E" w:rsidP="00E11C0E">
            <w:pPr>
              <w:rPr>
                <w:rFonts w:cs="Arial"/>
              </w:rPr>
            </w:pPr>
            <w:ins w:id="321" w:author="Сергей Гизун" w:date="2022-02-26T15:44:00Z">
              <w:r>
                <w:rPr>
                  <w:rFonts w:cs="Arial"/>
                </w:rPr>
                <w:t xml:space="preserve">ФФД 1.2 - </w:t>
              </w:r>
            </w:ins>
            <w:r>
              <w:rPr>
                <w:rFonts w:cs="Arial"/>
              </w:rPr>
              <w:t>да</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322" w:name="OLE_LINK46"/>
            <w:bookmarkStart w:id="323" w:name="OLE_LINK47"/>
            <w:bookmarkStart w:id="324" w:name="OLE_LINK48"/>
            <w:r>
              <w:rPr>
                <w:rFonts w:cs="Arial"/>
                <w:lang w:val="en-US"/>
              </w:rPr>
              <w:t>price</w:t>
            </w:r>
            <w:bookmarkEnd w:id="322"/>
            <w:bookmarkEnd w:id="323"/>
            <w:bookmarkEnd w:id="324"/>
          </w:p>
        </w:tc>
        <w:tc>
          <w:tcPr>
            <w:tcW w:w="3054" w:type="dxa"/>
          </w:tcPr>
          <w:p w14:paraId="0F15E496" w14:textId="77777777" w:rsidR="00E11C0E" w:rsidRPr="00B2081D" w:rsidRDefault="00E11C0E" w:rsidP="00171765">
            <w:pPr>
              <w:rPr>
                <w:rFonts w:cs="Arial"/>
              </w:rPr>
            </w:pPr>
            <w:bookmarkStart w:id="325" w:name="OLE_LINK350"/>
            <w:bookmarkStart w:id="326" w:name="OLE_LINK351"/>
            <w:bookmarkStart w:id="327"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325"/>
            <w:bookmarkEnd w:id="326"/>
            <w:bookmarkEnd w:id="327"/>
          </w:p>
        </w:tc>
        <w:tc>
          <w:tcPr>
            <w:tcW w:w="2300" w:type="dxa"/>
          </w:tcPr>
          <w:p w14:paraId="55EEFE12" w14:textId="2F09CC34" w:rsidR="00E11C0E" w:rsidRPr="00525F22" w:rsidRDefault="00E11C0E" w:rsidP="00E11C0E">
            <w:pPr>
              <w:rPr>
                <w:rFonts w:cs="Arial"/>
              </w:rPr>
            </w:pPr>
            <w:bookmarkStart w:id="328" w:name="OLE_LINK142"/>
            <w:bookmarkStart w:id="329" w:name="OLE_LINK186"/>
            <w:bookmarkStart w:id="330" w:name="OLE_LINK190"/>
            <w:bookmarkStart w:id="331" w:name="OLE_LINK424"/>
            <w:bookmarkStart w:id="332" w:name="OLE_LINK425"/>
            <w:bookmarkStart w:id="333" w:name="OLE_LINK426"/>
            <w:r>
              <w:rPr>
                <w:rFonts w:cs="Arial"/>
              </w:rPr>
              <w:t>Десятичное число с точностью до 2 символов после точки</w:t>
            </w:r>
            <w:bookmarkEnd w:id="328"/>
            <w:bookmarkEnd w:id="329"/>
            <w:bookmarkEnd w:id="330"/>
            <w:r>
              <w:rPr>
                <w:rFonts w:cs="Arial"/>
              </w:rPr>
              <w:t>*</w:t>
            </w:r>
            <w:bookmarkEnd w:id="331"/>
            <w:bookmarkEnd w:id="332"/>
            <w:bookmarkEnd w:id="333"/>
            <w:r>
              <w:rPr>
                <w:rFonts w:cs="Arial"/>
              </w:rPr>
              <w:t xml:space="preserve">. </w:t>
            </w:r>
          </w:p>
        </w:tc>
        <w:tc>
          <w:tcPr>
            <w:tcW w:w="1294" w:type="dxa"/>
          </w:tcPr>
          <w:p w14:paraId="77CFDED5" w14:textId="7A147681" w:rsidR="00E11C0E" w:rsidRDefault="00E11C0E" w:rsidP="00171765">
            <w:pPr>
              <w:rPr>
                <w:rFonts w:cs="Arial"/>
              </w:rPr>
            </w:pPr>
            <w:r>
              <w:rPr>
                <w:rFonts w:cs="Arial"/>
              </w:rPr>
              <w:t>Да</w:t>
            </w:r>
          </w:p>
        </w:tc>
        <w:tc>
          <w:tcPr>
            <w:tcW w:w="1294" w:type="dxa"/>
          </w:tcPr>
          <w:p w14:paraId="2D2A5591" w14:textId="30010F27" w:rsidR="00E11C0E" w:rsidRDefault="00E11C0E" w:rsidP="00171765">
            <w:pPr>
              <w:rPr>
                <w:rFonts w:cs="Arial"/>
              </w:rPr>
            </w:pPr>
            <w:r>
              <w:rPr>
                <w:rFonts w:cs="Arial"/>
              </w:rPr>
              <w:t>Да</w:t>
            </w:r>
          </w:p>
        </w:tc>
        <w:tc>
          <w:tcPr>
            <w:tcW w:w="3125" w:type="dxa"/>
          </w:tcPr>
          <w:p w14:paraId="5E7FC1E1" w14:textId="77777777" w:rsidR="00E11C0E" w:rsidRDefault="00E11C0E" w:rsidP="00E11C0E">
            <w:pPr>
              <w:rPr>
                <w:ins w:id="334" w:author="Сергей Гизун" w:date="2022-02-26T15:44:00Z"/>
                <w:rFonts w:cs="Arial"/>
              </w:rPr>
            </w:pPr>
            <w:ins w:id="335" w:author="Сергей Гизун" w:date="2022-02-26T15:44:00Z">
              <w:r>
                <w:rPr>
                  <w:rFonts w:cs="Arial"/>
                </w:rPr>
                <w:t xml:space="preserve">ФФД 1.05 – </w:t>
              </w:r>
            </w:ins>
            <w:r>
              <w:rPr>
                <w:rFonts w:cs="Arial"/>
              </w:rPr>
              <w:t>да</w:t>
            </w:r>
          </w:p>
          <w:p w14:paraId="5FC9A67E" w14:textId="663DC235" w:rsidR="00E11C0E" w:rsidRDefault="00E11C0E" w:rsidP="00E11C0E">
            <w:pPr>
              <w:rPr>
                <w:rFonts w:cs="Arial"/>
              </w:rPr>
            </w:pPr>
            <w:ins w:id="336" w:author="Сергей Гизун" w:date="2022-02-26T15:44:00Z">
              <w:r>
                <w:rPr>
                  <w:rFonts w:cs="Arial"/>
                </w:rPr>
                <w:t xml:space="preserve">ФФД 1.2 - </w:t>
              </w:r>
            </w:ins>
            <w:r>
              <w:rPr>
                <w:rFonts w:cs="Arial"/>
              </w:rPr>
              <w:t>да</w:t>
            </w:r>
          </w:p>
        </w:tc>
      </w:tr>
      <w:tr w:rsidR="00E11C0E" w:rsidRPr="008F4F86" w14:paraId="097A7FB3" w14:textId="56050D6F" w:rsidTr="00E11C0E">
        <w:tc>
          <w:tcPr>
            <w:tcW w:w="2820" w:type="dxa"/>
          </w:tcPr>
          <w:p w14:paraId="2CABAE48" w14:textId="77777777" w:rsidR="00E11C0E" w:rsidRPr="00E2297E" w:rsidRDefault="00E11C0E" w:rsidP="00171765">
            <w:pPr>
              <w:rPr>
                <w:rFonts w:cs="Arial"/>
                <w:lang w:val="en-US"/>
              </w:rPr>
            </w:pPr>
            <w:bookmarkStart w:id="337" w:name="_Hlk474848305"/>
            <w:bookmarkStart w:id="338" w:name="_Hlk474848188"/>
            <w:r>
              <w:rPr>
                <w:rFonts w:cs="Arial"/>
                <w:lang w:val="en-US"/>
              </w:rPr>
              <w:t>t</w:t>
            </w:r>
            <w:r w:rsidRPr="00A25067">
              <w:rPr>
                <w:rFonts w:cs="Arial"/>
              </w:rPr>
              <w:t>ax</w:t>
            </w:r>
          </w:p>
        </w:tc>
        <w:tc>
          <w:tcPr>
            <w:tcW w:w="3054" w:type="dxa"/>
          </w:tcPr>
          <w:p w14:paraId="5149BAE6" w14:textId="77777777" w:rsidR="00E11C0E" w:rsidRPr="00F667FD" w:rsidRDefault="00E11C0E" w:rsidP="00171765">
            <w:pPr>
              <w:rPr>
                <w:rFonts w:cs="Arial"/>
              </w:rPr>
            </w:pPr>
            <w:bookmarkStart w:id="339" w:name="OLE_LINK15"/>
            <w:bookmarkStart w:id="340" w:name="OLE_LINK16"/>
            <w:bookmarkStart w:id="341" w:name="OLE_LINK353"/>
            <w:bookmarkStart w:id="342" w:name="OLE_LINK354"/>
            <w:r>
              <w:rPr>
                <w:rFonts w:cs="Arial"/>
              </w:rPr>
              <w:t xml:space="preserve">Ставка НДС, </w:t>
            </w:r>
            <w:r w:rsidRPr="00544215">
              <w:rPr>
                <w:rFonts w:cs="Arial"/>
              </w:rPr>
              <w:t>1199</w:t>
            </w:r>
            <w:r w:rsidRPr="00F667FD">
              <w:rPr>
                <w:rFonts w:cs="Arial"/>
              </w:rPr>
              <w:t>:</w:t>
            </w:r>
          </w:p>
          <w:p w14:paraId="1493F2FB" w14:textId="77777777" w:rsidR="00E11C0E" w:rsidRPr="00F667FD" w:rsidRDefault="00E11C0E" w:rsidP="00171765">
            <w:r>
              <w:t>1</w:t>
            </w:r>
            <w:r w:rsidRPr="00F667FD">
              <w:t xml:space="preserve"> </w:t>
            </w:r>
            <w:bookmarkStart w:id="343" w:name="OLE_LINK3"/>
            <w:bookmarkStart w:id="344" w:name="OLE_LINK14"/>
            <w:r w:rsidRPr="00F667FD">
              <w:t>–</w:t>
            </w:r>
            <w:bookmarkEnd w:id="343"/>
            <w:bookmarkEnd w:id="344"/>
            <w:r w:rsidRPr="00F667FD">
              <w:t xml:space="preserve"> </w:t>
            </w:r>
            <w:r>
              <w:t>ставка НДС 20%</w:t>
            </w:r>
          </w:p>
          <w:p w14:paraId="0ADD5078" w14:textId="77777777" w:rsidR="00E11C0E" w:rsidRDefault="00E11C0E" w:rsidP="00171765">
            <w:r w:rsidRPr="00A16B14">
              <w:t>2 –</w:t>
            </w:r>
            <w:r>
              <w:t xml:space="preserve"> ставка НДС 1</w:t>
            </w:r>
            <w:r w:rsidRPr="00A16B14">
              <w:t>0</w:t>
            </w:r>
            <w:r>
              <w:t>%</w:t>
            </w:r>
          </w:p>
          <w:p w14:paraId="6764B16E" w14:textId="77777777" w:rsidR="00E11C0E" w:rsidRDefault="00E11C0E" w:rsidP="00171765">
            <w:r>
              <w:t>3 – ставка НДС расч. 20/120</w:t>
            </w:r>
          </w:p>
          <w:p w14:paraId="1CF7BEC0" w14:textId="77777777" w:rsidR="00E11C0E" w:rsidRDefault="00E11C0E" w:rsidP="00171765">
            <w:r>
              <w:t>4 – ставка НДС расч. 10/110</w:t>
            </w:r>
          </w:p>
          <w:p w14:paraId="675D93E7" w14:textId="77777777" w:rsidR="00E11C0E" w:rsidRDefault="00E11C0E" w:rsidP="00171765">
            <w:r>
              <w:t>5 – ставка НДС 0%</w:t>
            </w:r>
          </w:p>
          <w:p w14:paraId="0C00020D" w14:textId="77777777" w:rsidR="00E11C0E" w:rsidRPr="00A16B14" w:rsidRDefault="00E11C0E" w:rsidP="00171765">
            <w:pPr>
              <w:rPr>
                <w:rFonts w:cs="Arial"/>
              </w:rPr>
            </w:pPr>
            <w:r>
              <w:t xml:space="preserve">6 </w:t>
            </w:r>
            <w:bookmarkStart w:id="345" w:name="OLE_LINK61"/>
            <w:bookmarkStart w:id="346" w:name="OLE_LINK62"/>
            <w:bookmarkStart w:id="347" w:name="OLE_LINK63"/>
            <w:r>
              <w:t>–</w:t>
            </w:r>
            <w:bookmarkEnd w:id="345"/>
            <w:bookmarkEnd w:id="346"/>
            <w:bookmarkEnd w:id="347"/>
            <w:r>
              <w:t xml:space="preserve"> НДС не облагается</w:t>
            </w:r>
            <w:bookmarkEnd w:id="339"/>
            <w:bookmarkEnd w:id="340"/>
            <w:bookmarkEnd w:id="341"/>
            <w:bookmarkEnd w:id="342"/>
          </w:p>
        </w:tc>
        <w:tc>
          <w:tcPr>
            <w:tcW w:w="2300" w:type="dxa"/>
          </w:tcPr>
          <w:p w14:paraId="775B6D3C" w14:textId="25EBBD82" w:rsidR="00E11C0E" w:rsidRPr="00A16B14" w:rsidRDefault="00E11C0E" w:rsidP="00E11C0E">
            <w:pPr>
              <w:rPr>
                <w:rFonts w:cs="Arial"/>
              </w:rPr>
            </w:pPr>
            <w:r>
              <w:rPr>
                <w:rFonts w:cs="Arial"/>
              </w:rPr>
              <w:t xml:space="preserve">Число от 1 до 6. </w:t>
            </w:r>
          </w:p>
        </w:tc>
        <w:tc>
          <w:tcPr>
            <w:tcW w:w="1294" w:type="dxa"/>
          </w:tcPr>
          <w:p w14:paraId="50D94E38" w14:textId="7E1329D9" w:rsidR="00E11C0E" w:rsidRDefault="00E11C0E" w:rsidP="00171765">
            <w:pPr>
              <w:rPr>
                <w:rFonts w:cs="Arial"/>
              </w:rPr>
            </w:pPr>
            <w:r>
              <w:rPr>
                <w:rFonts w:cs="Arial"/>
              </w:rPr>
              <w:t>Да</w:t>
            </w:r>
          </w:p>
        </w:tc>
        <w:tc>
          <w:tcPr>
            <w:tcW w:w="1294" w:type="dxa"/>
          </w:tcPr>
          <w:p w14:paraId="3A8C3BCA" w14:textId="33AF2A54" w:rsidR="00E11C0E" w:rsidRDefault="00E11C0E" w:rsidP="00171765">
            <w:pPr>
              <w:rPr>
                <w:rFonts w:cs="Arial"/>
              </w:rPr>
            </w:pPr>
            <w:r>
              <w:rPr>
                <w:rFonts w:cs="Arial"/>
              </w:rPr>
              <w:t>Да</w:t>
            </w:r>
          </w:p>
        </w:tc>
        <w:tc>
          <w:tcPr>
            <w:tcW w:w="3125" w:type="dxa"/>
          </w:tcPr>
          <w:p w14:paraId="6A50538D" w14:textId="77777777" w:rsidR="00E11C0E" w:rsidRDefault="00E11C0E" w:rsidP="00E11C0E">
            <w:pPr>
              <w:rPr>
                <w:ins w:id="348" w:author="Сергей Гизун" w:date="2022-02-26T15:44:00Z"/>
                <w:rFonts w:cs="Arial"/>
              </w:rPr>
            </w:pPr>
            <w:ins w:id="349" w:author="Сергей Гизун" w:date="2022-02-26T15:44:00Z">
              <w:r>
                <w:rPr>
                  <w:rFonts w:cs="Arial"/>
                </w:rPr>
                <w:t xml:space="preserve">ФФД 1.05 – </w:t>
              </w:r>
            </w:ins>
            <w:r>
              <w:rPr>
                <w:rFonts w:cs="Arial"/>
              </w:rPr>
              <w:t>да</w:t>
            </w:r>
          </w:p>
          <w:p w14:paraId="1AE1371D" w14:textId="26A2426F" w:rsidR="00E11C0E" w:rsidRDefault="00E11C0E" w:rsidP="00E11C0E">
            <w:pPr>
              <w:rPr>
                <w:rFonts w:cs="Arial"/>
              </w:rPr>
            </w:pPr>
            <w:ins w:id="350" w:author="Сергей Гизун" w:date="2022-02-26T15:44:00Z">
              <w:r>
                <w:rPr>
                  <w:rFonts w:cs="Arial"/>
                </w:rPr>
                <w:t xml:space="preserve">ФФД 1.2 - </w:t>
              </w:r>
            </w:ins>
            <w:r>
              <w:rPr>
                <w:rFonts w:cs="Arial"/>
              </w:rPr>
              <w:t>да</w:t>
            </w:r>
          </w:p>
        </w:tc>
      </w:tr>
      <w:bookmarkEnd w:id="337"/>
      <w:bookmarkEnd w:id="338"/>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r>
              <w:rPr>
                <w:rFonts w:cs="Arial"/>
                <w:lang w:val="en-US"/>
              </w:rPr>
              <w:t>taxSum</w:t>
            </w:r>
          </w:p>
        </w:tc>
        <w:tc>
          <w:tcPr>
            <w:tcW w:w="3054" w:type="dxa"/>
          </w:tcPr>
          <w:p w14:paraId="7A0577E0" w14:textId="77777777" w:rsidR="00E11C0E" w:rsidRDefault="00E11C0E"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E11C0E" w:rsidRDefault="00E11C0E" w:rsidP="00171765">
            <w:pPr>
              <w:overflowPunct w:val="0"/>
              <w:autoSpaceDE w:val="0"/>
              <w:autoSpaceDN w:val="0"/>
              <w:adjustRightInd w:val="0"/>
              <w:textAlignment w:val="baseline"/>
            </w:pPr>
          </w:p>
          <w:p w14:paraId="02C4F205" w14:textId="77777777" w:rsidR="00E11C0E" w:rsidRDefault="00E11C0E"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Если передать значение 0, то тэг не будет записан.</w:t>
            </w:r>
          </w:p>
        </w:tc>
        <w:tc>
          <w:tcPr>
            <w:tcW w:w="2300" w:type="dxa"/>
          </w:tcPr>
          <w:p w14:paraId="48D8E487" w14:textId="405AE877" w:rsidR="00E11C0E" w:rsidRPr="005C22B1" w:rsidRDefault="00E11C0E" w:rsidP="00E11C0E">
            <w:pPr>
              <w:rPr>
                <w:rFonts w:cs="Arial"/>
              </w:rPr>
            </w:pPr>
            <w:r>
              <w:rPr>
                <w:rFonts w:cs="Arial"/>
              </w:rPr>
              <w:t>Десятичное число с точностью до 2 символов после точки.</w:t>
            </w:r>
          </w:p>
        </w:tc>
        <w:tc>
          <w:tcPr>
            <w:tcW w:w="1294" w:type="dxa"/>
          </w:tcPr>
          <w:p w14:paraId="35F40C92" w14:textId="403954C1" w:rsidR="00E11C0E" w:rsidRDefault="00E11C0E" w:rsidP="00171765">
            <w:pPr>
              <w:rPr>
                <w:rFonts w:cs="Arial"/>
              </w:rPr>
            </w:pPr>
            <w:r>
              <w:rPr>
                <w:rFonts w:cs="Arial"/>
              </w:rPr>
              <w:t>Да</w:t>
            </w:r>
          </w:p>
        </w:tc>
        <w:tc>
          <w:tcPr>
            <w:tcW w:w="1294" w:type="dxa"/>
          </w:tcPr>
          <w:p w14:paraId="64C0D55A" w14:textId="61F7A637" w:rsidR="00E11C0E" w:rsidRDefault="00E11C0E" w:rsidP="00171765">
            <w:pPr>
              <w:rPr>
                <w:rFonts w:cs="Arial"/>
              </w:rPr>
            </w:pPr>
            <w:r>
              <w:rPr>
                <w:rFonts w:cs="Arial"/>
              </w:rPr>
              <w:t>Да</w:t>
            </w:r>
          </w:p>
        </w:tc>
        <w:tc>
          <w:tcPr>
            <w:tcW w:w="3125" w:type="dxa"/>
          </w:tcPr>
          <w:p w14:paraId="5FD1FD2A" w14:textId="5033B780" w:rsidR="00E11C0E" w:rsidRDefault="00E11C0E" w:rsidP="00E11C0E">
            <w:pPr>
              <w:rPr>
                <w:ins w:id="351" w:author="Сергей Гизун" w:date="2022-02-26T15:44:00Z"/>
                <w:rFonts w:cs="Arial"/>
              </w:rPr>
            </w:pPr>
            <w:ins w:id="352" w:author="Сергей Гизун" w:date="2022-02-26T15:44:00Z">
              <w:r>
                <w:rPr>
                  <w:rFonts w:cs="Arial"/>
                </w:rPr>
                <w:t xml:space="preserve">ФФД 1.05 – </w:t>
              </w:r>
            </w:ins>
            <w:r>
              <w:rPr>
                <w:rFonts w:cs="Arial"/>
              </w:rPr>
              <w:t>нет</w:t>
            </w:r>
          </w:p>
          <w:p w14:paraId="64640E01" w14:textId="651B83DD" w:rsidR="00E11C0E" w:rsidRDefault="00E11C0E" w:rsidP="00E11C0E">
            <w:pPr>
              <w:rPr>
                <w:rFonts w:cs="Arial"/>
              </w:rPr>
            </w:pPr>
            <w:ins w:id="353" w:author="Сергей Гизун" w:date="2022-02-26T15:44:00Z">
              <w:r>
                <w:rPr>
                  <w:rFonts w:cs="Arial"/>
                </w:rPr>
                <w:t xml:space="preserve">ФФД 1.2 - </w:t>
              </w:r>
            </w:ins>
            <w:r>
              <w:rPr>
                <w:rFonts w:cs="Arial"/>
              </w:rPr>
              <w:t>нет</w:t>
            </w:r>
          </w:p>
        </w:tc>
      </w:tr>
      <w:tr w:rsidR="00E11C0E" w:rsidRPr="008F4F86" w14:paraId="6E74404B" w14:textId="6D7A3AB1" w:rsidTr="00E11C0E">
        <w:tc>
          <w:tcPr>
            <w:tcW w:w="2820" w:type="dxa"/>
          </w:tcPr>
          <w:p w14:paraId="4C73E72A" w14:textId="77777777" w:rsidR="00E11C0E" w:rsidRPr="00A25067" w:rsidRDefault="00E11C0E" w:rsidP="00171765">
            <w:pPr>
              <w:rPr>
                <w:rFonts w:cs="Arial"/>
              </w:rPr>
            </w:pPr>
            <w:bookmarkStart w:id="354" w:name="_Hlk474848324"/>
            <w:r>
              <w:rPr>
                <w:rFonts w:cs="Arial"/>
                <w:lang w:val="en-US"/>
              </w:rPr>
              <w:t>t</w:t>
            </w:r>
            <w:r w:rsidRPr="00D74811">
              <w:rPr>
                <w:rFonts w:cs="Arial"/>
              </w:rPr>
              <w:t>ext</w:t>
            </w:r>
          </w:p>
        </w:tc>
        <w:tc>
          <w:tcPr>
            <w:tcW w:w="3054" w:type="dxa"/>
          </w:tcPr>
          <w:p w14:paraId="15780755" w14:textId="77777777" w:rsidR="00E11C0E" w:rsidRPr="00D74811" w:rsidRDefault="00E11C0E" w:rsidP="00171765">
            <w:pPr>
              <w:rPr>
                <w:rFonts w:cs="Arial"/>
              </w:rPr>
            </w:pPr>
            <w:bookmarkStart w:id="355" w:name="OLE_LINK355"/>
            <w:bookmarkStart w:id="356" w:name="OLE_LINK356"/>
            <w:bookmarkStart w:id="357" w:name="OLE_LINK357"/>
            <w:r>
              <w:rPr>
                <w:rFonts w:cs="Arial"/>
              </w:rPr>
              <w:t>Н</w:t>
            </w:r>
            <w:r w:rsidRPr="00A31BAA">
              <w:rPr>
                <w:rFonts w:cs="Arial"/>
              </w:rPr>
              <w:t>аименование предмета расчета</w:t>
            </w:r>
            <w:r>
              <w:rPr>
                <w:rFonts w:cs="Arial"/>
              </w:rPr>
              <w:t xml:space="preserve">, </w:t>
            </w:r>
            <w:r w:rsidRPr="00C427A1">
              <w:t>1030</w:t>
            </w:r>
            <w:bookmarkEnd w:id="355"/>
            <w:bookmarkEnd w:id="356"/>
            <w:bookmarkEnd w:id="357"/>
          </w:p>
        </w:tc>
        <w:tc>
          <w:tcPr>
            <w:tcW w:w="2300" w:type="dxa"/>
          </w:tcPr>
          <w:p w14:paraId="38BE0FE3" w14:textId="5CFEB476" w:rsidR="00E11C0E" w:rsidRDefault="00E11C0E" w:rsidP="00E11C0E">
            <w:pPr>
              <w:rPr>
                <w:rFonts w:cs="Arial"/>
              </w:rPr>
            </w:pPr>
            <w:bookmarkStart w:id="358" w:name="OLE_LINK206"/>
            <w:bookmarkStart w:id="359" w:name="OLE_LINK207"/>
            <w:bookmarkStart w:id="360" w:name="OLE_LINK208"/>
            <w:bookmarkStart w:id="361" w:name="OLE_LINK427"/>
            <w:bookmarkStart w:id="362" w:name="OLE_LINK428"/>
            <w:r>
              <w:rPr>
                <w:rFonts w:cs="Arial"/>
              </w:rPr>
              <w:t xml:space="preserve">Строка до </w:t>
            </w:r>
            <w:r w:rsidRPr="0000532B">
              <w:rPr>
                <w:rFonts w:cs="Arial"/>
              </w:rPr>
              <w:t>128</w:t>
            </w:r>
            <w:r>
              <w:rPr>
                <w:rFonts w:cs="Arial"/>
              </w:rPr>
              <w:t xml:space="preserve"> символов</w:t>
            </w:r>
            <w:bookmarkEnd w:id="358"/>
            <w:bookmarkEnd w:id="359"/>
            <w:bookmarkEnd w:id="360"/>
            <w:bookmarkEnd w:id="361"/>
            <w:bookmarkEnd w:id="362"/>
            <w:r>
              <w:rPr>
                <w:rFonts w:cs="Arial"/>
              </w:rPr>
              <w:t>.</w:t>
            </w:r>
          </w:p>
        </w:tc>
        <w:tc>
          <w:tcPr>
            <w:tcW w:w="1294" w:type="dxa"/>
          </w:tcPr>
          <w:p w14:paraId="1D34B827" w14:textId="727551BE" w:rsidR="00E11C0E" w:rsidRDefault="00E11C0E" w:rsidP="00171765">
            <w:pPr>
              <w:rPr>
                <w:rFonts w:cs="Arial"/>
              </w:rPr>
            </w:pPr>
            <w:r>
              <w:rPr>
                <w:rFonts w:cs="Arial"/>
              </w:rPr>
              <w:t>Да</w:t>
            </w:r>
          </w:p>
        </w:tc>
        <w:tc>
          <w:tcPr>
            <w:tcW w:w="1294" w:type="dxa"/>
          </w:tcPr>
          <w:p w14:paraId="42C2560D" w14:textId="74B073AE" w:rsidR="00E11C0E" w:rsidRDefault="00E11C0E" w:rsidP="00171765">
            <w:pPr>
              <w:rPr>
                <w:rFonts w:cs="Arial"/>
              </w:rPr>
            </w:pPr>
            <w:r>
              <w:rPr>
                <w:rFonts w:cs="Arial"/>
              </w:rPr>
              <w:t>Да</w:t>
            </w:r>
          </w:p>
        </w:tc>
        <w:tc>
          <w:tcPr>
            <w:tcW w:w="3125" w:type="dxa"/>
          </w:tcPr>
          <w:p w14:paraId="7A94F378" w14:textId="77777777" w:rsidR="00E11C0E" w:rsidRDefault="00E11C0E" w:rsidP="00E11C0E">
            <w:pPr>
              <w:rPr>
                <w:ins w:id="363" w:author="Сергей Гизун" w:date="2022-02-26T15:44:00Z"/>
                <w:rFonts w:cs="Arial"/>
              </w:rPr>
            </w:pPr>
            <w:ins w:id="364" w:author="Сергей Гизун" w:date="2022-02-26T15:44:00Z">
              <w:r>
                <w:rPr>
                  <w:rFonts w:cs="Arial"/>
                </w:rPr>
                <w:t xml:space="preserve">ФФД 1.05 – </w:t>
              </w:r>
            </w:ins>
            <w:r>
              <w:rPr>
                <w:rFonts w:cs="Arial"/>
              </w:rPr>
              <w:t>да</w:t>
            </w:r>
          </w:p>
          <w:p w14:paraId="052A7B96" w14:textId="3F4D456B" w:rsidR="00E11C0E" w:rsidRDefault="00E11C0E" w:rsidP="00E11C0E">
            <w:pPr>
              <w:rPr>
                <w:rFonts w:cs="Arial"/>
              </w:rPr>
            </w:pPr>
            <w:ins w:id="365" w:author="Сергей Гизун" w:date="2022-02-26T15:44:00Z">
              <w:r>
                <w:rPr>
                  <w:rFonts w:cs="Arial"/>
                </w:rPr>
                <w:t xml:space="preserve">ФФД 1.2 - </w:t>
              </w:r>
            </w:ins>
            <w:r>
              <w:rPr>
                <w:rFonts w:cs="Arial"/>
              </w:rPr>
              <w:t>да</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r w:rsidRPr="00E42F97">
              <w:rPr>
                <w:rFonts w:cs="Arial"/>
              </w:rPr>
              <w:t>paymentMethodType</w:t>
            </w:r>
          </w:p>
        </w:tc>
        <w:tc>
          <w:tcPr>
            <w:tcW w:w="3054" w:type="dxa"/>
          </w:tcPr>
          <w:p w14:paraId="55F11402" w14:textId="77777777" w:rsidR="00E11C0E" w:rsidRDefault="00E11C0E" w:rsidP="00171765">
            <w:pPr>
              <w:rPr>
                <w:rFonts w:cs="Arial"/>
              </w:rPr>
            </w:pPr>
            <w:bookmarkStart w:id="366" w:name="OLE_LINK358"/>
            <w:bookmarkStart w:id="367" w:name="OLE_LINK359"/>
            <w:bookmarkStart w:id="368" w:name="OLE_LINK360"/>
            <w:r>
              <w:rPr>
                <w:rFonts w:cs="Arial"/>
              </w:rPr>
              <w:t>Признак способа расчета, 1214:</w:t>
            </w:r>
          </w:p>
          <w:p w14:paraId="1C99840B" w14:textId="77777777" w:rsidR="00E11C0E" w:rsidRDefault="00E11C0E" w:rsidP="00171765">
            <w:pPr>
              <w:rPr>
                <w:rFonts w:cs="Arial"/>
              </w:rPr>
            </w:pPr>
            <w:r>
              <w:rPr>
                <w:rFonts w:cs="Arial"/>
              </w:rPr>
              <w:t>1 – Предоплата 100%</w:t>
            </w:r>
          </w:p>
          <w:p w14:paraId="486B6260" w14:textId="77777777" w:rsidR="00E11C0E" w:rsidRDefault="00E11C0E" w:rsidP="00171765">
            <w:pPr>
              <w:rPr>
                <w:rFonts w:cs="Arial"/>
              </w:rPr>
            </w:pPr>
            <w:r>
              <w:rPr>
                <w:rFonts w:cs="Arial"/>
              </w:rPr>
              <w:t>2 – Частичная предоплата</w:t>
            </w:r>
          </w:p>
          <w:p w14:paraId="5AA9E88C" w14:textId="77777777" w:rsidR="00E11C0E" w:rsidRDefault="00E11C0E" w:rsidP="00171765">
            <w:pPr>
              <w:rPr>
                <w:rFonts w:cs="Arial"/>
              </w:rPr>
            </w:pPr>
            <w:r>
              <w:rPr>
                <w:rFonts w:cs="Arial"/>
              </w:rPr>
              <w:lastRenderedPageBreak/>
              <w:t>3 – Аванс</w:t>
            </w:r>
          </w:p>
          <w:p w14:paraId="434B1D5F" w14:textId="77777777" w:rsidR="00E11C0E" w:rsidRDefault="00E11C0E" w:rsidP="00171765">
            <w:pPr>
              <w:rPr>
                <w:rFonts w:cs="Arial"/>
              </w:rPr>
            </w:pPr>
            <w:r>
              <w:rPr>
                <w:rFonts w:cs="Arial"/>
              </w:rPr>
              <w:t>4 – Полный расчет</w:t>
            </w:r>
          </w:p>
          <w:p w14:paraId="33B2AF89" w14:textId="77777777" w:rsidR="00E11C0E" w:rsidRDefault="00E11C0E" w:rsidP="00171765">
            <w:pPr>
              <w:rPr>
                <w:rFonts w:cs="Arial"/>
              </w:rPr>
            </w:pPr>
            <w:r>
              <w:rPr>
                <w:rFonts w:cs="Arial"/>
              </w:rPr>
              <w:t>5 – Частичный расчет и кредит</w:t>
            </w:r>
          </w:p>
          <w:p w14:paraId="6904F56E" w14:textId="77777777" w:rsidR="00E11C0E" w:rsidRDefault="00E11C0E" w:rsidP="00171765">
            <w:pPr>
              <w:rPr>
                <w:rFonts w:cs="Arial"/>
              </w:rPr>
            </w:pPr>
            <w:r>
              <w:rPr>
                <w:rFonts w:cs="Arial"/>
              </w:rPr>
              <w:t>6 – Передача в кредит</w:t>
            </w:r>
          </w:p>
          <w:p w14:paraId="7E4874EB" w14:textId="77777777" w:rsidR="00E11C0E" w:rsidRPr="00E42F97" w:rsidRDefault="00E11C0E" w:rsidP="00171765">
            <w:pPr>
              <w:rPr>
                <w:rFonts w:cs="Arial"/>
              </w:rPr>
            </w:pPr>
            <w:r>
              <w:rPr>
                <w:rFonts w:cs="Arial"/>
              </w:rPr>
              <w:t>7 – оплата кредита</w:t>
            </w:r>
            <w:bookmarkEnd w:id="366"/>
            <w:bookmarkEnd w:id="367"/>
            <w:bookmarkEnd w:id="368"/>
          </w:p>
        </w:tc>
        <w:tc>
          <w:tcPr>
            <w:tcW w:w="2300" w:type="dxa"/>
          </w:tcPr>
          <w:p w14:paraId="3CBA5428" w14:textId="37898347" w:rsidR="00E11C0E" w:rsidRPr="00E364AB" w:rsidRDefault="00E11C0E" w:rsidP="00E11C0E">
            <w:pPr>
              <w:rPr>
                <w:rFonts w:cs="Arial"/>
              </w:rPr>
            </w:pPr>
            <w:bookmarkStart w:id="369" w:name="OLE_LINK79"/>
            <w:bookmarkStart w:id="370" w:name="OLE_LINK84"/>
            <w:bookmarkStart w:id="371" w:name="OLE_LINK85"/>
            <w:r>
              <w:rPr>
                <w:rFonts w:cs="Arial"/>
              </w:rPr>
              <w:lastRenderedPageBreak/>
              <w:t>Число от 1 до 7</w:t>
            </w:r>
            <w:bookmarkEnd w:id="369"/>
            <w:bookmarkEnd w:id="370"/>
            <w:bookmarkEnd w:id="371"/>
            <w:r>
              <w:rPr>
                <w:rFonts w:cs="Arial"/>
              </w:rPr>
              <w:t xml:space="preserve"> или </w:t>
            </w:r>
            <w:r>
              <w:rPr>
                <w:rFonts w:cs="Arial"/>
                <w:lang w:val="en-US"/>
              </w:rPr>
              <w:t>null</w:t>
            </w:r>
            <w:r>
              <w:rPr>
                <w:rFonts w:cs="Arial"/>
              </w:rPr>
              <w:t>.</w:t>
            </w:r>
            <w:r w:rsidRPr="00E364AB">
              <w:rPr>
                <w:rFonts w:cs="Arial"/>
              </w:rPr>
              <w:t xml:space="preserve"> </w:t>
            </w:r>
            <w:bookmarkStart w:id="372" w:name="OLE_LINK100"/>
            <w:bookmarkStart w:id="373" w:name="OLE_LINK101"/>
            <w:bookmarkStart w:id="374" w:name="OLE_LINK102"/>
            <w:r>
              <w:rPr>
                <w:rFonts w:cs="Arial"/>
              </w:rPr>
              <w:t xml:space="preserve">Если передано </w:t>
            </w:r>
            <w:r>
              <w:rPr>
                <w:rFonts w:cs="Arial"/>
                <w:lang w:val="en-US"/>
              </w:rPr>
              <w:t>null</w:t>
            </w:r>
            <w:r w:rsidRPr="00E364AB">
              <w:rPr>
                <w:rFonts w:cs="Arial"/>
              </w:rPr>
              <w:t xml:space="preserve">, </w:t>
            </w:r>
            <w:r>
              <w:rPr>
                <w:rFonts w:cs="Arial"/>
              </w:rPr>
              <w:t xml:space="preserve">то в предмет расчета будет </w:t>
            </w:r>
            <w:r>
              <w:rPr>
                <w:rFonts w:cs="Arial"/>
              </w:rPr>
              <w:lastRenderedPageBreak/>
              <w:t>передано значение</w:t>
            </w:r>
            <w:bookmarkEnd w:id="372"/>
            <w:bookmarkEnd w:id="373"/>
            <w:bookmarkEnd w:id="374"/>
            <w:r>
              <w:rPr>
                <w:rFonts w:cs="Arial"/>
              </w:rPr>
              <w:t xml:space="preserve"> 4, Полный расчет. </w:t>
            </w:r>
          </w:p>
        </w:tc>
        <w:tc>
          <w:tcPr>
            <w:tcW w:w="1294" w:type="dxa"/>
          </w:tcPr>
          <w:p w14:paraId="558C6DEC" w14:textId="19CDD9DE" w:rsidR="00E11C0E" w:rsidRDefault="00E11C0E" w:rsidP="00171765">
            <w:pPr>
              <w:rPr>
                <w:rFonts w:cs="Arial"/>
              </w:rPr>
            </w:pPr>
            <w:r>
              <w:rPr>
                <w:rFonts w:cs="Arial"/>
              </w:rPr>
              <w:lastRenderedPageBreak/>
              <w:t>Да</w:t>
            </w:r>
          </w:p>
        </w:tc>
        <w:tc>
          <w:tcPr>
            <w:tcW w:w="1294" w:type="dxa"/>
          </w:tcPr>
          <w:p w14:paraId="2E6578ED" w14:textId="3052C309" w:rsidR="00E11C0E" w:rsidRDefault="00E11C0E" w:rsidP="00171765">
            <w:pPr>
              <w:rPr>
                <w:rFonts w:cs="Arial"/>
              </w:rPr>
            </w:pPr>
            <w:r>
              <w:rPr>
                <w:rFonts w:cs="Arial"/>
              </w:rPr>
              <w:t>Да</w:t>
            </w:r>
          </w:p>
        </w:tc>
        <w:tc>
          <w:tcPr>
            <w:tcW w:w="3125" w:type="dxa"/>
          </w:tcPr>
          <w:p w14:paraId="325DFDA4" w14:textId="77777777" w:rsidR="00E11C0E" w:rsidRDefault="00E11C0E" w:rsidP="00E11C0E">
            <w:pPr>
              <w:rPr>
                <w:ins w:id="375" w:author="Сергей Гизун" w:date="2022-02-26T15:44:00Z"/>
                <w:rFonts w:cs="Arial"/>
              </w:rPr>
            </w:pPr>
            <w:ins w:id="376" w:author="Сергей Гизун" w:date="2022-02-26T15:44:00Z">
              <w:r>
                <w:rPr>
                  <w:rFonts w:cs="Arial"/>
                </w:rPr>
                <w:t xml:space="preserve">ФФД 1.05 – </w:t>
              </w:r>
            </w:ins>
            <w:r>
              <w:rPr>
                <w:rFonts w:cs="Arial"/>
              </w:rPr>
              <w:t>да</w:t>
            </w:r>
          </w:p>
          <w:p w14:paraId="5DF3BD3B" w14:textId="5AD85032" w:rsidR="00E11C0E" w:rsidRDefault="00E11C0E" w:rsidP="00E11C0E">
            <w:pPr>
              <w:rPr>
                <w:rFonts w:cs="Arial"/>
              </w:rPr>
            </w:pPr>
            <w:ins w:id="377" w:author="Сергей Гизун" w:date="2022-02-26T15:44:00Z">
              <w:r>
                <w:rPr>
                  <w:rFonts w:cs="Arial"/>
                </w:rPr>
                <w:t xml:space="preserve">ФФД 1.2 - </w:t>
              </w:r>
            </w:ins>
            <w:r>
              <w:rPr>
                <w:rFonts w:cs="Arial"/>
              </w:rPr>
              <w:t>да</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r w:rsidRPr="001A16A0">
              <w:rPr>
                <w:rFonts w:cs="Arial"/>
              </w:rPr>
              <w:lastRenderedPageBreak/>
              <w:t>paymentSubjectType</w:t>
            </w:r>
          </w:p>
        </w:tc>
        <w:tc>
          <w:tcPr>
            <w:tcW w:w="3054" w:type="dxa"/>
          </w:tcPr>
          <w:p w14:paraId="3501D966" w14:textId="77777777" w:rsidR="00E11C0E" w:rsidRDefault="00E11C0E" w:rsidP="00171765">
            <w:pPr>
              <w:rPr>
                <w:rFonts w:cs="Arial"/>
              </w:rPr>
            </w:pPr>
            <w:bookmarkStart w:id="378" w:name="OLE_LINK361"/>
            <w:bookmarkStart w:id="379" w:name="OLE_LINK362"/>
            <w:r>
              <w:rPr>
                <w:rFonts w:cs="Arial"/>
              </w:rPr>
              <w:t>Признак предмета расчета, 1212:</w:t>
            </w:r>
          </w:p>
          <w:p w14:paraId="22FDED2E" w14:textId="77777777" w:rsidR="00E11C0E" w:rsidRDefault="00E11C0E" w:rsidP="00171765">
            <w:pPr>
              <w:rPr>
                <w:rFonts w:cs="Arial"/>
              </w:rPr>
            </w:pPr>
            <w:r>
              <w:rPr>
                <w:rFonts w:cs="Arial"/>
              </w:rPr>
              <w:t>1 – Товар</w:t>
            </w:r>
          </w:p>
          <w:p w14:paraId="0280D05C" w14:textId="77777777" w:rsidR="00E11C0E" w:rsidRDefault="00E11C0E" w:rsidP="00171765">
            <w:pPr>
              <w:rPr>
                <w:rFonts w:cs="Arial"/>
              </w:rPr>
            </w:pPr>
            <w:r>
              <w:rPr>
                <w:rFonts w:cs="Arial"/>
              </w:rPr>
              <w:t>2 – Подакцизный товар</w:t>
            </w:r>
          </w:p>
          <w:p w14:paraId="22C61A50" w14:textId="77777777" w:rsidR="00E11C0E" w:rsidRDefault="00E11C0E" w:rsidP="00171765">
            <w:pPr>
              <w:rPr>
                <w:rFonts w:cs="Arial"/>
              </w:rPr>
            </w:pPr>
            <w:r>
              <w:rPr>
                <w:rFonts w:cs="Arial"/>
              </w:rPr>
              <w:t>3 – Работа</w:t>
            </w:r>
          </w:p>
          <w:p w14:paraId="24EC2E15" w14:textId="77777777" w:rsidR="00E11C0E" w:rsidRDefault="00E11C0E" w:rsidP="00171765">
            <w:pPr>
              <w:rPr>
                <w:rFonts w:cs="Arial"/>
              </w:rPr>
            </w:pPr>
            <w:r>
              <w:rPr>
                <w:rFonts w:cs="Arial"/>
              </w:rPr>
              <w:t>4 – Услуга</w:t>
            </w:r>
          </w:p>
          <w:p w14:paraId="13B09CE5" w14:textId="77777777" w:rsidR="00E11C0E" w:rsidRDefault="00E11C0E" w:rsidP="00171765">
            <w:pPr>
              <w:rPr>
                <w:rFonts w:cs="Arial"/>
              </w:rPr>
            </w:pPr>
            <w:r>
              <w:rPr>
                <w:rFonts w:cs="Arial"/>
              </w:rPr>
              <w:t>5 – Ставка азартной игры</w:t>
            </w:r>
          </w:p>
          <w:p w14:paraId="797FB8AE" w14:textId="77777777" w:rsidR="00E11C0E" w:rsidRDefault="00E11C0E" w:rsidP="00171765">
            <w:pPr>
              <w:rPr>
                <w:rFonts w:cs="Arial"/>
              </w:rPr>
            </w:pPr>
            <w:r>
              <w:rPr>
                <w:rFonts w:cs="Arial"/>
              </w:rPr>
              <w:t>6 – Выигрыш азартной игры</w:t>
            </w:r>
          </w:p>
          <w:p w14:paraId="33DCF3F5" w14:textId="77777777" w:rsidR="00E11C0E" w:rsidRDefault="00E11C0E" w:rsidP="00171765">
            <w:pPr>
              <w:rPr>
                <w:rFonts w:cs="Arial"/>
              </w:rPr>
            </w:pPr>
            <w:r>
              <w:rPr>
                <w:rFonts w:cs="Arial"/>
              </w:rPr>
              <w:t>7 – Лотерейный билет</w:t>
            </w:r>
          </w:p>
          <w:p w14:paraId="3E87C483" w14:textId="77777777" w:rsidR="00E11C0E" w:rsidRDefault="00E11C0E" w:rsidP="00171765">
            <w:pPr>
              <w:rPr>
                <w:rFonts w:cs="Arial"/>
              </w:rPr>
            </w:pPr>
            <w:r>
              <w:rPr>
                <w:rFonts w:cs="Arial"/>
              </w:rPr>
              <w:t>8 – Выигрыш лотереи</w:t>
            </w:r>
          </w:p>
          <w:p w14:paraId="798AAC81" w14:textId="77777777" w:rsidR="00E11C0E" w:rsidRDefault="00E11C0E" w:rsidP="00171765">
            <w:pPr>
              <w:rPr>
                <w:rFonts w:cs="Arial"/>
              </w:rPr>
            </w:pPr>
            <w:r>
              <w:rPr>
                <w:rFonts w:cs="Arial"/>
              </w:rPr>
              <w:t>9 – Предоставление РИД</w:t>
            </w:r>
          </w:p>
          <w:p w14:paraId="5808C5AD" w14:textId="77777777" w:rsidR="00E11C0E" w:rsidRDefault="00E11C0E" w:rsidP="00171765">
            <w:pPr>
              <w:rPr>
                <w:rFonts w:cs="Arial"/>
              </w:rPr>
            </w:pPr>
            <w:r>
              <w:rPr>
                <w:rFonts w:cs="Arial"/>
              </w:rPr>
              <w:t>10 – Платеж</w:t>
            </w:r>
          </w:p>
          <w:p w14:paraId="63945E94" w14:textId="77777777" w:rsidR="00E11C0E" w:rsidRDefault="00E11C0E" w:rsidP="00171765">
            <w:pPr>
              <w:rPr>
                <w:rFonts w:cs="Arial"/>
              </w:rPr>
            </w:pPr>
            <w:r>
              <w:rPr>
                <w:rFonts w:cs="Arial"/>
              </w:rPr>
              <w:t>11 – Агентское вознаграждение</w:t>
            </w:r>
          </w:p>
          <w:p w14:paraId="4DFD40B6" w14:textId="77777777" w:rsidR="00E11C0E" w:rsidRDefault="00E11C0E" w:rsidP="00171765">
            <w:pPr>
              <w:rPr>
                <w:rFonts w:cs="Arial"/>
              </w:rPr>
            </w:pPr>
            <w:r>
              <w:rPr>
                <w:rFonts w:cs="Arial"/>
              </w:rPr>
              <w:t>12 – Выплата</w:t>
            </w:r>
          </w:p>
          <w:p w14:paraId="07A86402" w14:textId="77777777" w:rsidR="00E11C0E" w:rsidRDefault="00E11C0E" w:rsidP="00171765">
            <w:pPr>
              <w:rPr>
                <w:rFonts w:cs="Arial"/>
              </w:rPr>
            </w:pPr>
            <w:r>
              <w:rPr>
                <w:rFonts w:cs="Arial"/>
              </w:rPr>
              <w:t>13 – Иной предмет расчета</w:t>
            </w:r>
            <w:bookmarkEnd w:id="378"/>
            <w:bookmarkEnd w:id="379"/>
          </w:p>
          <w:p w14:paraId="621144B1" w14:textId="77777777" w:rsidR="00E11C0E" w:rsidRDefault="00E11C0E" w:rsidP="00171765">
            <w:pPr>
              <w:rPr>
                <w:rFonts w:cs="Arial"/>
              </w:rPr>
            </w:pPr>
            <w:r>
              <w:rPr>
                <w:rFonts w:cs="Arial"/>
              </w:rPr>
              <w:t xml:space="preserve">14 – </w:t>
            </w:r>
            <w:r>
              <w:t>Имущественное п</w:t>
            </w:r>
            <w:r w:rsidRPr="00A11B0A">
              <w:t>раво</w:t>
            </w:r>
          </w:p>
          <w:p w14:paraId="4B851B55" w14:textId="77777777" w:rsidR="00E11C0E" w:rsidRDefault="00E11C0E" w:rsidP="00171765">
            <w:pPr>
              <w:rPr>
                <w:rFonts w:cs="Arial"/>
              </w:rPr>
            </w:pPr>
            <w:r>
              <w:rPr>
                <w:rFonts w:cs="Arial"/>
              </w:rPr>
              <w:t>15 – В</w:t>
            </w:r>
            <w:r w:rsidRPr="00A11B0A">
              <w:t>нереализационный доход</w:t>
            </w:r>
            <w:r>
              <w:t>*</w:t>
            </w:r>
          </w:p>
          <w:p w14:paraId="4C766E56" w14:textId="77777777" w:rsidR="00E11C0E" w:rsidRDefault="00E11C0E"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r>
              <w:t>*</w:t>
            </w:r>
          </w:p>
          <w:p w14:paraId="7673A6A4" w14:textId="77777777" w:rsidR="00E11C0E" w:rsidRDefault="00E11C0E" w:rsidP="00171765">
            <w:pPr>
              <w:rPr>
                <w:rFonts w:cs="Arial"/>
              </w:rPr>
            </w:pPr>
            <w:r>
              <w:rPr>
                <w:rFonts w:cs="Arial"/>
              </w:rPr>
              <w:t>17 – Т</w:t>
            </w:r>
            <w:r w:rsidRPr="00A11B0A">
              <w:t>орговый</w:t>
            </w:r>
            <w:r>
              <w:t xml:space="preserve"> </w:t>
            </w:r>
            <w:r w:rsidRPr="00A11B0A">
              <w:t>сбор</w:t>
            </w:r>
          </w:p>
          <w:p w14:paraId="4DCCD3C5" w14:textId="77777777" w:rsidR="00E11C0E" w:rsidRDefault="00E11C0E" w:rsidP="00171765">
            <w:pPr>
              <w:rPr>
                <w:rFonts w:cs="Arial"/>
              </w:rPr>
            </w:pPr>
            <w:r>
              <w:rPr>
                <w:rFonts w:cs="Arial"/>
              </w:rPr>
              <w:t>18 – К</w:t>
            </w:r>
            <w:r w:rsidRPr="00A11B0A">
              <w:t>урортный</w:t>
            </w:r>
            <w:r>
              <w:t xml:space="preserve"> </w:t>
            </w:r>
            <w:r w:rsidRPr="00A11B0A">
              <w:t>сбор</w:t>
            </w:r>
          </w:p>
          <w:p w14:paraId="45E4FF83" w14:textId="77777777" w:rsidR="00E11C0E" w:rsidRDefault="00E11C0E" w:rsidP="00171765">
            <w:r>
              <w:rPr>
                <w:rFonts w:cs="Arial"/>
              </w:rPr>
              <w:t xml:space="preserve">19 – </w:t>
            </w:r>
            <w:r w:rsidRPr="00A11B0A">
              <w:t>Залог</w:t>
            </w:r>
          </w:p>
          <w:p w14:paraId="7D2B2159" w14:textId="77777777" w:rsidR="00E11C0E" w:rsidRPr="00B57E6D" w:rsidRDefault="00E11C0E" w:rsidP="00171765">
            <w:pPr>
              <w:rPr>
                <w:rFonts w:cs="Arial"/>
              </w:rPr>
            </w:pPr>
            <w:r>
              <w:rPr>
                <w:rFonts w:cs="Arial"/>
              </w:rPr>
              <w:t xml:space="preserve">20 – </w:t>
            </w:r>
            <w:r w:rsidRPr="00B57E6D">
              <w:rPr>
                <w:rFonts w:cs="Arial"/>
              </w:rPr>
              <w:t>Р</w:t>
            </w:r>
            <w:r>
              <w:rPr>
                <w:rFonts w:cs="Arial"/>
              </w:rPr>
              <w:t>асход</w:t>
            </w:r>
          </w:p>
          <w:p w14:paraId="7AAB4E96" w14:textId="77777777" w:rsidR="00E11C0E" w:rsidRPr="00B57E6D" w:rsidRDefault="00E11C0E"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E11C0E" w:rsidRDefault="00E11C0E"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E11C0E" w:rsidRDefault="00E11C0E"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E11C0E" w:rsidRDefault="00E11C0E"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E11C0E" w:rsidRDefault="00E11C0E" w:rsidP="00171765">
            <w:pPr>
              <w:rPr>
                <w:rFonts w:cs="Arial"/>
              </w:rPr>
            </w:pPr>
            <w:r w:rsidRPr="00B57E6D">
              <w:rPr>
                <w:rFonts w:cs="Arial"/>
              </w:rPr>
              <w:lastRenderedPageBreak/>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7D0EA3EA" w14:textId="77777777" w:rsidR="00E11C0E" w:rsidRDefault="00E11C0E"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p w14:paraId="5717EDA4" w14:textId="77777777" w:rsidR="00E11C0E" w:rsidRDefault="00E11C0E" w:rsidP="001B370A">
            <w:pPr>
              <w:rPr>
                <w:rFonts w:cs="Arial"/>
              </w:rPr>
            </w:pPr>
            <w:r>
              <w:rPr>
                <w:rFonts w:cs="Arial"/>
              </w:rPr>
              <w:t>27 – Выдача денежных средств</w:t>
            </w:r>
          </w:p>
          <w:p w14:paraId="075F3E3D" w14:textId="264AEB05" w:rsidR="00E11C0E" w:rsidRDefault="00E11C0E" w:rsidP="001B370A">
            <w:r>
              <w:rPr>
                <w:rFonts w:cs="Arial"/>
              </w:rPr>
              <w:t xml:space="preserve">30 – </w:t>
            </w:r>
            <w:r>
              <w:t>АТНМ (не имеющем кода маркировки)</w:t>
            </w:r>
          </w:p>
          <w:p w14:paraId="09D4ABE0" w14:textId="249D6A91" w:rsidR="00E11C0E" w:rsidRDefault="00E11C0E" w:rsidP="001B370A">
            <w:r>
              <w:t xml:space="preserve">31 </w:t>
            </w:r>
            <w:r>
              <w:rPr>
                <w:rFonts w:cs="Arial"/>
              </w:rPr>
              <w:t>– АТМ (</w:t>
            </w:r>
            <w:r>
              <w:t>имеющем код маркировки)</w:t>
            </w:r>
          </w:p>
          <w:p w14:paraId="3AF20E53" w14:textId="731C4B15" w:rsidR="00E11C0E" w:rsidRDefault="00E11C0E" w:rsidP="001B370A">
            <w:r>
              <w:t xml:space="preserve">32 </w:t>
            </w:r>
            <w:r>
              <w:rPr>
                <w:rFonts w:cs="Arial"/>
              </w:rPr>
              <w:t xml:space="preserve">– </w:t>
            </w:r>
            <w:r>
              <w:t xml:space="preserve">ТНМ </w:t>
            </w:r>
          </w:p>
          <w:p w14:paraId="2EFECEA9" w14:textId="1EE5D7FC" w:rsidR="00E11C0E" w:rsidRPr="00CC0C9A" w:rsidRDefault="00E11C0E" w:rsidP="001B370A">
            <w:pPr>
              <w:rPr>
                <w:rFonts w:cs="Arial"/>
              </w:rPr>
            </w:pPr>
            <w:r>
              <w:rPr>
                <w:rFonts w:cs="Arial"/>
              </w:rPr>
              <w:t xml:space="preserve">33 – </w:t>
            </w:r>
            <w:r>
              <w:t xml:space="preserve">ТМ </w:t>
            </w:r>
          </w:p>
        </w:tc>
        <w:tc>
          <w:tcPr>
            <w:tcW w:w="2300" w:type="dxa"/>
          </w:tcPr>
          <w:p w14:paraId="004AF0A8" w14:textId="462EB933" w:rsidR="00E11C0E" w:rsidRDefault="00E11C0E" w:rsidP="00171765">
            <w:pPr>
              <w:rPr>
                <w:rFonts w:cs="Arial"/>
              </w:rPr>
            </w:pPr>
            <w:r>
              <w:rPr>
                <w:rFonts w:cs="Arial"/>
              </w:rPr>
              <w:lastRenderedPageBreak/>
              <w:t xml:space="preserve">Число от 1 до 33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64E1D17B" w:rsidR="00E11C0E" w:rsidRPr="00E364AB" w:rsidRDefault="00E11C0E" w:rsidP="005546B5">
            <w:pPr>
              <w:rPr>
                <w:rFonts w:cs="Arial"/>
              </w:rPr>
            </w:pPr>
            <w:r>
              <w:rPr>
                <w:rFonts w:cs="Arial"/>
              </w:rPr>
              <w:t xml:space="preserve">Для значений 15 и 16 смотреть примечание. </w:t>
            </w:r>
          </w:p>
        </w:tc>
        <w:tc>
          <w:tcPr>
            <w:tcW w:w="1294" w:type="dxa"/>
          </w:tcPr>
          <w:p w14:paraId="4D663644" w14:textId="092BC63C" w:rsidR="00E11C0E" w:rsidRDefault="00E11C0E" w:rsidP="00171765">
            <w:pPr>
              <w:rPr>
                <w:rFonts w:cs="Arial"/>
              </w:rPr>
            </w:pPr>
            <w:r>
              <w:rPr>
                <w:rFonts w:cs="Arial"/>
              </w:rPr>
              <w:t>Да</w:t>
            </w:r>
          </w:p>
        </w:tc>
        <w:tc>
          <w:tcPr>
            <w:tcW w:w="1294" w:type="dxa"/>
          </w:tcPr>
          <w:p w14:paraId="092CE5DB" w14:textId="72110E9A" w:rsidR="00E11C0E" w:rsidRDefault="00E11C0E" w:rsidP="00171765">
            <w:pPr>
              <w:rPr>
                <w:rFonts w:cs="Arial"/>
              </w:rPr>
            </w:pPr>
            <w:r>
              <w:rPr>
                <w:rFonts w:cs="Arial"/>
              </w:rPr>
              <w:t>Да</w:t>
            </w:r>
          </w:p>
        </w:tc>
        <w:tc>
          <w:tcPr>
            <w:tcW w:w="3125" w:type="dxa"/>
          </w:tcPr>
          <w:p w14:paraId="4908BA43" w14:textId="77777777" w:rsidR="005546B5" w:rsidRDefault="005546B5" w:rsidP="005546B5">
            <w:pPr>
              <w:rPr>
                <w:ins w:id="380" w:author="Сергей Гизун" w:date="2022-02-26T15:44:00Z"/>
                <w:rFonts w:cs="Arial"/>
              </w:rPr>
            </w:pPr>
            <w:ins w:id="381" w:author="Сергей Гизун" w:date="2022-02-26T15:44:00Z">
              <w:r>
                <w:rPr>
                  <w:rFonts w:cs="Arial"/>
                </w:rPr>
                <w:t xml:space="preserve">ФФД 1.05 – </w:t>
              </w:r>
            </w:ins>
            <w:r>
              <w:rPr>
                <w:rFonts w:cs="Arial"/>
              </w:rPr>
              <w:t>да</w:t>
            </w:r>
          </w:p>
          <w:p w14:paraId="68DE4AC8" w14:textId="6EDE6551" w:rsidR="00E11C0E" w:rsidRDefault="005546B5" w:rsidP="005546B5">
            <w:pPr>
              <w:rPr>
                <w:rFonts w:cs="Arial"/>
              </w:rPr>
            </w:pPr>
            <w:ins w:id="382" w:author="Сергей Гизун" w:date="2022-02-26T15:44:00Z">
              <w:r>
                <w:rPr>
                  <w:rFonts w:cs="Arial"/>
                </w:rPr>
                <w:t xml:space="preserve">ФФД 1.2 - </w:t>
              </w:r>
            </w:ins>
            <w:r>
              <w:rPr>
                <w:rFonts w:cs="Arial"/>
              </w:rPr>
              <w:t>да</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383" w:name="OLE_LINK169"/>
            <w:bookmarkStart w:id="384" w:name="OLE_LINK170"/>
            <w:bookmarkStart w:id="385" w:name="OLE_LINK171"/>
            <w:r w:rsidRPr="00ED41EC">
              <w:rPr>
                <w:rFonts w:cs="Arial"/>
                <w:lang w:val="en-US"/>
              </w:rPr>
              <w:lastRenderedPageBreak/>
              <w:t>nomenclature</w:t>
            </w:r>
            <w:r>
              <w:rPr>
                <w:rFonts w:cs="Arial"/>
                <w:lang w:val="en-US"/>
              </w:rPr>
              <w:t>Code</w:t>
            </w:r>
            <w:bookmarkEnd w:id="383"/>
            <w:bookmarkEnd w:id="384"/>
            <w:bookmarkEnd w:id="385"/>
          </w:p>
        </w:tc>
        <w:tc>
          <w:tcPr>
            <w:tcW w:w="3054" w:type="dxa"/>
          </w:tcPr>
          <w:p w14:paraId="47B65A57" w14:textId="77777777" w:rsidR="00E11C0E" w:rsidRDefault="00E11C0E" w:rsidP="00171765">
            <w:pPr>
              <w:rPr>
                <w:rFonts w:cs="Arial"/>
              </w:rPr>
            </w:pPr>
            <w:bookmarkStart w:id="386" w:name="OLE_LINK363"/>
            <w:bookmarkStart w:id="387" w:name="OLE_LINK364"/>
            <w:bookmarkStart w:id="388" w:name="OLE_LINK365"/>
            <w:r>
              <w:rPr>
                <w:rFonts w:cs="Arial"/>
              </w:rPr>
              <w:t>Код товарной номенклатуры, 1162</w:t>
            </w:r>
            <w:bookmarkEnd w:id="386"/>
            <w:bookmarkEnd w:id="387"/>
            <w:bookmarkEnd w:id="388"/>
          </w:p>
        </w:tc>
        <w:tc>
          <w:tcPr>
            <w:tcW w:w="2300" w:type="dxa"/>
          </w:tcPr>
          <w:p w14:paraId="39B49DC3" w14:textId="1A9AF9EB" w:rsidR="00E11C0E" w:rsidRPr="00B114E2" w:rsidRDefault="00E11C0E"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r>
              <w:rPr>
                <w:rFonts w:cs="Arial"/>
              </w:rPr>
              <w:t>.</w:t>
            </w:r>
          </w:p>
        </w:tc>
        <w:tc>
          <w:tcPr>
            <w:tcW w:w="1294" w:type="dxa"/>
          </w:tcPr>
          <w:p w14:paraId="62CA31CA" w14:textId="6F60A231" w:rsidR="00E11C0E" w:rsidRDefault="00E11C0E" w:rsidP="00171765">
            <w:pPr>
              <w:rPr>
                <w:rFonts w:cs="Arial"/>
              </w:rPr>
            </w:pPr>
            <w:r>
              <w:rPr>
                <w:rFonts w:cs="Arial"/>
              </w:rPr>
              <w:t>Да</w:t>
            </w:r>
          </w:p>
        </w:tc>
        <w:tc>
          <w:tcPr>
            <w:tcW w:w="1294" w:type="dxa"/>
          </w:tcPr>
          <w:p w14:paraId="6EAF3F92" w14:textId="4B64DA0E" w:rsidR="00E11C0E" w:rsidRDefault="00E11C0E" w:rsidP="00171765">
            <w:pPr>
              <w:rPr>
                <w:rFonts w:cs="Arial"/>
              </w:rPr>
            </w:pPr>
            <w:r>
              <w:rPr>
                <w:rFonts w:cs="Arial"/>
              </w:rPr>
              <w:t>Нет</w:t>
            </w:r>
          </w:p>
        </w:tc>
        <w:tc>
          <w:tcPr>
            <w:tcW w:w="3125" w:type="dxa"/>
          </w:tcPr>
          <w:p w14:paraId="462E3BAB" w14:textId="42C8A7EB" w:rsidR="005546B5" w:rsidRDefault="005546B5" w:rsidP="005546B5">
            <w:pPr>
              <w:rPr>
                <w:ins w:id="389" w:author="Сергей Гизун" w:date="2022-02-26T15:44:00Z"/>
                <w:rFonts w:cs="Arial"/>
              </w:rPr>
            </w:pPr>
            <w:ins w:id="390" w:author="Сергей Гизун" w:date="2022-02-26T15:44:00Z">
              <w:r>
                <w:rPr>
                  <w:rFonts w:cs="Arial"/>
                </w:rPr>
                <w:t xml:space="preserve">ФФД 1.05 – </w:t>
              </w:r>
            </w:ins>
            <w:r>
              <w:rPr>
                <w:rFonts w:cs="Arial"/>
              </w:rPr>
              <w:t>нет</w:t>
            </w:r>
          </w:p>
          <w:p w14:paraId="03064422" w14:textId="4B90A226" w:rsidR="00E11C0E" w:rsidRDefault="005546B5" w:rsidP="005546B5">
            <w:pPr>
              <w:rPr>
                <w:rFonts w:cs="Arial"/>
              </w:rPr>
            </w:pPr>
            <w:ins w:id="391" w:author="Сергей Гизун" w:date="2022-02-26T15:44:00Z">
              <w:r>
                <w:rPr>
                  <w:rFonts w:cs="Arial"/>
                </w:rPr>
                <w:t xml:space="preserve">ФФД 1.2 - </w:t>
              </w:r>
            </w:ins>
            <w:r>
              <w:rPr>
                <w:rFonts w:cs="Arial"/>
              </w:rPr>
              <w:t>нет</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r>
              <w:rPr>
                <w:rFonts w:cs="Arial"/>
                <w:lang w:val="en-US"/>
              </w:rPr>
              <w:t>i</w:t>
            </w:r>
            <w:r w:rsidRPr="00F879F2">
              <w:rPr>
                <w:rFonts w:cs="Arial"/>
                <w:lang w:val="en-US"/>
              </w:rPr>
              <w:t>temCode</w:t>
            </w:r>
          </w:p>
        </w:tc>
        <w:tc>
          <w:tcPr>
            <w:tcW w:w="3054" w:type="dxa"/>
          </w:tcPr>
          <w:p w14:paraId="34EA00AD" w14:textId="77777777" w:rsidR="00E11C0E" w:rsidRDefault="00E11C0E" w:rsidP="00942435">
            <w:r w:rsidRPr="003F544B">
              <w:t>Код маркировки,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Сам КМ, как он был прочитан сканером</w:t>
            </w:r>
            <w:r>
              <w:rPr>
                <w:rFonts w:cs="Arial"/>
              </w:rPr>
              <w:t>.</w:t>
            </w:r>
          </w:p>
          <w:p w14:paraId="002E2010" w14:textId="10F10D60" w:rsidR="00E11C0E" w:rsidRDefault="00E11C0E" w:rsidP="00942435">
            <w:pPr>
              <w:rPr>
                <w:rFonts w:cs="Arial"/>
              </w:rPr>
            </w:pPr>
            <w:r>
              <w:rPr>
                <w:rFonts w:cs="Arial"/>
              </w:rPr>
              <w:t xml:space="preserve">После проверки будет добавлен в 1163 как один из тэгов </w:t>
            </w:r>
            <w:r w:rsidRPr="00374F0B">
              <w:rPr>
                <w:rFonts w:cs="Arial"/>
              </w:rPr>
              <w:t>«КТ GS1.М» (тег 1305), или «КТ КМК» (тег 1306), или «нераспознанный код товара» (тег 1300).</w:t>
            </w:r>
          </w:p>
        </w:tc>
        <w:tc>
          <w:tcPr>
            <w:tcW w:w="2300" w:type="dxa"/>
          </w:tcPr>
          <w:p w14:paraId="0490ADC1" w14:textId="5F1F58AD" w:rsidR="00E11C0E" w:rsidRDefault="00E11C0E" w:rsidP="005546B5">
            <w:pPr>
              <w:rPr>
                <w:rFonts w:cs="Arial"/>
              </w:rPr>
            </w:pPr>
            <w:r>
              <w:rPr>
                <w:rFonts w:cs="Arial"/>
              </w:rPr>
              <w:t xml:space="preserve">Строка от 1 до 223 символов. </w:t>
            </w:r>
          </w:p>
        </w:tc>
        <w:tc>
          <w:tcPr>
            <w:tcW w:w="1294" w:type="dxa"/>
          </w:tcPr>
          <w:p w14:paraId="3D667179" w14:textId="6FCF6457" w:rsidR="00E11C0E" w:rsidRDefault="00E11C0E" w:rsidP="00942435">
            <w:pPr>
              <w:rPr>
                <w:rFonts w:cs="Arial"/>
              </w:rPr>
            </w:pPr>
            <w:r>
              <w:rPr>
                <w:rFonts w:cs="Arial"/>
              </w:rPr>
              <w:t>Нет</w:t>
            </w:r>
          </w:p>
        </w:tc>
        <w:tc>
          <w:tcPr>
            <w:tcW w:w="1294" w:type="dxa"/>
          </w:tcPr>
          <w:p w14:paraId="1E1C0530" w14:textId="0249490F" w:rsidR="00E11C0E" w:rsidRDefault="00E11C0E" w:rsidP="00942435">
            <w:pPr>
              <w:rPr>
                <w:rFonts w:cs="Arial"/>
              </w:rPr>
            </w:pPr>
            <w:r>
              <w:rPr>
                <w:rFonts w:cs="Arial"/>
              </w:rPr>
              <w:t>Да</w:t>
            </w:r>
          </w:p>
        </w:tc>
        <w:tc>
          <w:tcPr>
            <w:tcW w:w="3125" w:type="dxa"/>
          </w:tcPr>
          <w:p w14:paraId="06A96918" w14:textId="699A8926" w:rsidR="005546B5" w:rsidRDefault="005546B5" w:rsidP="005546B5">
            <w:pPr>
              <w:rPr>
                <w:ins w:id="392" w:author="Сергей Гизун" w:date="2022-02-26T15:44:00Z"/>
                <w:rFonts w:cs="Arial"/>
              </w:rPr>
            </w:pPr>
            <w:ins w:id="393" w:author="Сергей Гизун" w:date="2022-02-26T15:44:00Z">
              <w:r>
                <w:rPr>
                  <w:rFonts w:cs="Arial"/>
                </w:rPr>
                <w:t xml:space="preserve">ФФД 1.05 – </w:t>
              </w:r>
            </w:ins>
            <w:r>
              <w:rPr>
                <w:rFonts w:cs="Arial"/>
              </w:rPr>
              <w:t>нет</w:t>
            </w:r>
          </w:p>
          <w:p w14:paraId="5157B484" w14:textId="6C5A4BEB" w:rsidR="00E11C0E" w:rsidRDefault="005546B5" w:rsidP="005546B5">
            <w:pPr>
              <w:rPr>
                <w:rFonts w:cs="Arial"/>
              </w:rPr>
            </w:pPr>
            <w:ins w:id="394" w:author="Сергей Гизун" w:date="2022-02-26T15:44:00Z">
              <w:r>
                <w:rPr>
                  <w:rFonts w:cs="Arial"/>
                </w:rPr>
                <w:t xml:space="preserve">ФФД 1.2 - </w:t>
              </w:r>
            </w:ins>
            <w:r>
              <w:rPr>
                <w:rFonts w:cs="Arial"/>
              </w:rPr>
              <w:t>нет</w:t>
            </w:r>
          </w:p>
        </w:tc>
      </w:tr>
      <w:tr w:rsidR="007E0478" w:rsidRPr="008F4F86" w14:paraId="43DB987D" w14:textId="77777777" w:rsidTr="00E11C0E">
        <w:tc>
          <w:tcPr>
            <w:tcW w:w="2820" w:type="dxa"/>
          </w:tcPr>
          <w:p w14:paraId="57E059DD" w14:textId="5E2F3A74" w:rsidR="007E0478" w:rsidRDefault="007E0478" w:rsidP="007E0478">
            <w:pPr>
              <w:rPr>
                <w:rFonts w:cs="Arial"/>
                <w:lang w:val="en-US"/>
              </w:rPr>
            </w:pPr>
            <w:r>
              <w:rPr>
                <w:lang w:val="en-US"/>
              </w:rPr>
              <w:t>p</w:t>
            </w:r>
            <w:r w:rsidRPr="003F544B">
              <w:rPr>
                <w:lang w:val="en-US"/>
              </w:rPr>
              <w:t>lannedStatus</w:t>
            </w:r>
          </w:p>
        </w:tc>
        <w:tc>
          <w:tcPr>
            <w:tcW w:w="3054" w:type="dxa"/>
          </w:tcPr>
          <w:p w14:paraId="54E24D14" w14:textId="77777777" w:rsidR="007E0478" w:rsidRPr="001B370A" w:rsidRDefault="007E0478" w:rsidP="007E0478">
            <w:pPr>
              <w:rPr>
                <w:rFonts w:cs="Arial"/>
                <w:bCs/>
              </w:rPr>
            </w:pPr>
            <w:r w:rsidRPr="001B370A">
              <w:rPr>
                <w:rFonts w:cs="Arial"/>
                <w:bCs/>
              </w:rPr>
              <w:t xml:space="preserve">Планируемый статус, </w:t>
            </w:r>
            <w:bookmarkStart w:id="395" w:name="_GoBack"/>
            <w:r w:rsidRPr="001B370A">
              <w:rPr>
                <w:rFonts w:cs="Arial"/>
                <w:bCs/>
              </w:rPr>
              <w:t>2003</w:t>
            </w:r>
            <w:bookmarkEnd w:id="395"/>
            <w:r w:rsidRPr="001B370A">
              <w:rPr>
                <w:rFonts w:cs="Arial"/>
                <w:bCs/>
              </w:rPr>
              <w:t>:</w:t>
            </w:r>
          </w:p>
          <w:p w14:paraId="08B3E969" w14:textId="77777777" w:rsidR="007E0478" w:rsidRPr="001B370A" w:rsidRDefault="007E0478" w:rsidP="007E0478">
            <w:pPr>
              <w:rPr>
                <w:rFonts w:cs="Arial"/>
                <w:bCs/>
              </w:rPr>
            </w:pPr>
            <w:r w:rsidRPr="001B370A">
              <w:rPr>
                <w:rFonts w:cs="Arial"/>
                <w:bCs/>
              </w:rPr>
              <w:t>1 Штучный товар, подлежащий обязательной маркировке средством идентификации, реализован,</w:t>
            </w:r>
          </w:p>
          <w:p w14:paraId="790E1F42" w14:textId="77777777" w:rsidR="007E0478" w:rsidRPr="001B370A" w:rsidRDefault="007E0478" w:rsidP="007E0478">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2DD21712" w14:textId="77777777" w:rsidR="007E0478" w:rsidRPr="001B370A" w:rsidRDefault="007E0478" w:rsidP="007E0478">
            <w:pPr>
              <w:rPr>
                <w:rFonts w:cs="Arial"/>
                <w:bCs/>
              </w:rPr>
            </w:pPr>
            <w:r w:rsidRPr="001B370A">
              <w:rPr>
                <w:rFonts w:cs="Arial"/>
                <w:bCs/>
              </w:rPr>
              <w:t xml:space="preserve">3 Штучный товар, подлежащий обязательной </w:t>
            </w:r>
            <w:r w:rsidRPr="001B370A">
              <w:rPr>
                <w:rFonts w:cs="Arial"/>
                <w:bCs/>
              </w:rPr>
              <w:lastRenderedPageBreak/>
              <w:t>маркировке средством идентификации, возвращен,</w:t>
            </w:r>
          </w:p>
          <w:p w14:paraId="6FCBDD2F" w14:textId="77777777" w:rsidR="007E0478" w:rsidRPr="001B370A" w:rsidRDefault="007E0478" w:rsidP="007E0478">
            <w:pPr>
              <w:rPr>
                <w:rFonts w:cs="Arial"/>
                <w:bCs/>
              </w:rPr>
            </w:pPr>
            <w:r w:rsidRPr="001B370A">
              <w:rPr>
                <w:rFonts w:cs="Arial"/>
                <w:bCs/>
              </w:rPr>
              <w:t>4 Часть товара, подлежащего обязательной маркировке средством идентификации, возвращена,</w:t>
            </w:r>
          </w:p>
          <w:p w14:paraId="54E453A4" w14:textId="7AF1577F" w:rsidR="007E0478" w:rsidRPr="003F544B" w:rsidRDefault="007E0478" w:rsidP="007E0478">
            <w:r w:rsidRPr="001B370A">
              <w:rPr>
                <w:rFonts w:cs="Arial"/>
                <w:bCs/>
              </w:rPr>
              <w:t>255 Статус товара, подлежащего обязательной маркировке средством идентификации, не изменился</w:t>
            </w:r>
          </w:p>
        </w:tc>
        <w:tc>
          <w:tcPr>
            <w:tcW w:w="2300" w:type="dxa"/>
          </w:tcPr>
          <w:p w14:paraId="5669AB0B" w14:textId="17B6940E" w:rsidR="007E0478" w:rsidRDefault="007E0478" w:rsidP="007E0478">
            <w:pPr>
              <w:rPr>
                <w:rFonts w:cs="Arial"/>
              </w:rPr>
            </w:pPr>
            <w:r>
              <w:rPr>
                <w:rFonts w:cs="Arial"/>
              </w:rPr>
              <w:lastRenderedPageBreak/>
              <w:t>Число от 0 до 256.</w:t>
            </w:r>
          </w:p>
        </w:tc>
        <w:tc>
          <w:tcPr>
            <w:tcW w:w="1294" w:type="dxa"/>
          </w:tcPr>
          <w:p w14:paraId="2ED3B77D" w14:textId="21F188E1" w:rsidR="007E0478" w:rsidRPr="007E0478" w:rsidRDefault="007E0478" w:rsidP="007E0478">
            <w:pPr>
              <w:rPr>
                <w:rFonts w:cs="Arial"/>
              </w:rPr>
            </w:pPr>
            <w:r>
              <w:rPr>
                <w:rFonts w:cs="Arial"/>
              </w:rPr>
              <w:t>Нет</w:t>
            </w:r>
          </w:p>
        </w:tc>
        <w:tc>
          <w:tcPr>
            <w:tcW w:w="1294" w:type="dxa"/>
          </w:tcPr>
          <w:p w14:paraId="0B32FEDF" w14:textId="52778D44" w:rsidR="007E0478" w:rsidRDefault="007E0478" w:rsidP="007E0478">
            <w:pPr>
              <w:rPr>
                <w:rFonts w:cs="Arial"/>
              </w:rPr>
            </w:pPr>
            <w:r>
              <w:rPr>
                <w:rFonts w:cs="Arial"/>
              </w:rPr>
              <w:t>Да</w:t>
            </w:r>
          </w:p>
        </w:tc>
        <w:tc>
          <w:tcPr>
            <w:tcW w:w="3125" w:type="dxa"/>
          </w:tcPr>
          <w:p w14:paraId="1E550A34" w14:textId="77777777" w:rsidR="007E0478" w:rsidRDefault="007E0478" w:rsidP="007E0478">
            <w:pPr>
              <w:rPr>
                <w:ins w:id="396" w:author="Сергей Гизун" w:date="2022-02-26T15:44:00Z"/>
                <w:rFonts w:cs="Arial"/>
              </w:rPr>
            </w:pPr>
            <w:ins w:id="397" w:author="Сергей Гизун" w:date="2022-02-26T15:44:00Z">
              <w:r>
                <w:rPr>
                  <w:rFonts w:cs="Arial"/>
                </w:rPr>
                <w:t xml:space="preserve">ФФД 1.05 – </w:t>
              </w:r>
            </w:ins>
            <w:r>
              <w:rPr>
                <w:rFonts w:cs="Arial"/>
              </w:rPr>
              <w:t>нет</w:t>
            </w:r>
          </w:p>
          <w:p w14:paraId="3E6856ED" w14:textId="70959212" w:rsidR="007E0478" w:rsidRDefault="007E0478" w:rsidP="00CF1D55">
            <w:pPr>
              <w:rPr>
                <w:rFonts w:cs="Arial"/>
              </w:rPr>
            </w:pPr>
            <w:ins w:id="398" w:author="Сергей Гизун" w:date="2022-02-26T15:44:00Z">
              <w:r>
                <w:rPr>
                  <w:rFonts w:cs="Arial"/>
                </w:rPr>
                <w:t xml:space="preserve">ФФД 1.2 - </w:t>
              </w:r>
            </w:ins>
            <w:r w:rsidR="00CF1D55">
              <w:rPr>
                <w:rFonts w:cs="Arial"/>
              </w:rPr>
              <w:t>нет</w:t>
            </w:r>
          </w:p>
        </w:tc>
      </w:tr>
      <w:tr w:rsidR="007E0478" w:rsidRPr="008F4F86" w14:paraId="511D15B2" w14:textId="2CB510F5" w:rsidTr="00E11C0E">
        <w:tc>
          <w:tcPr>
            <w:tcW w:w="2820" w:type="dxa"/>
          </w:tcPr>
          <w:p w14:paraId="0188F740" w14:textId="77777777" w:rsidR="007E0478" w:rsidRPr="00B114E2" w:rsidRDefault="007E0478" w:rsidP="007E0478">
            <w:bookmarkStart w:id="399" w:name="OLE_LINK236"/>
            <w:bookmarkStart w:id="400" w:name="OLE_LINK237"/>
            <w:bookmarkStart w:id="401" w:name="OLE_LINK238"/>
            <w:r>
              <w:rPr>
                <w:lang w:val="en-US"/>
              </w:rPr>
              <w:lastRenderedPageBreak/>
              <w:t>supplierInfo</w:t>
            </w:r>
            <w:bookmarkEnd w:id="399"/>
            <w:bookmarkEnd w:id="400"/>
            <w:bookmarkEnd w:id="401"/>
          </w:p>
        </w:tc>
        <w:tc>
          <w:tcPr>
            <w:tcW w:w="3054" w:type="dxa"/>
          </w:tcPr>
          <w:p w14:paraId="7E81FD55" w14:textId="77777777" w:rsidR="007E0478" w:rsidRDefault="007E0478" w:rsidP="007E0478">
            <w:pPr>
              <w:overflowPunct w:val="0"/>
              <w:autoSpaceDE w:val="0"/>
              <w:autoSpaceDN w:val="0"/>
              <w:adjustRightInd w:val="0"/>
              <w:textAlignment w:val="baseline"/>
            </w:pPr>
            <w:bookmarkStart w:id="402" w:name="OLE_LINK227"/>
            <w:bookmarkStart w:id="403" w:name="OLE_LINK228"/>
            <w:bookmarkStart w:id="404" w:name="OLE_LINK229"/>
            <w:bookmarkStart w:id="405" w:name="OLE_LINK366"/>
            <w:bookmarkStart w:id="406" w:name="OLE_LINK367"/>
            <w:bookmarkStart w:id="407" w:name="OLE_LINK368"/>
            <w:r>
              <w:t>Данные поставщика</w:t>
            </w:r>
            <w:bookmarkEnd w:id="402"/>
            <w:bookmarkEnd w:id="403"/>
            <w:bookmarkEnd w:id="404"/>
            <w:r>
              <w:t>, 1224</w:t>
            </w:r>
            <w:bookmarkEnd w:id="405"/>
            <w:bookmarkEnd w:id="406"/>
            <w:bookmarkEnd w:id="407"/>
          </w:p>
        </w:tc>
        <w:tc>
          <w:tcPr>
            <w:tcW w:w="2300" w:type="dxa"/>
          </w:tcPr>
          <w:p w14:paraId="5BE090BA" w14:textId="77777777" w:rsidR="007E0478" w:rsidRDefault="007E0478" w:rsidP="007E0478">
            <w:pPr>
              <w:overflowPunct w:val="0"/>
              <w:autoSpaceDE w:val="0"/>
              <w:autoSpaceDN w:val="0"/>
              <w:adjustRightInd w:val="0"/>
              <w:textAlignment w:val="baseline"/>
              <w:rPr>
                <w:rFonts w:cs="Arial"/>
              </w:rPr>
            </w:pPr>
            <w:bookmarkStart w:id="408" w:name="OLE_LINK422"/>
            <w:bookmarkStart w:id="409" w:name="OLE_LINK423"/>
            <w:r>
              <w:rPr>
                <w:rFonts w:cs="Arial"/>
              </w:rPr>
              <w:t>Структура п.2.1.1.6</w:t>
            </w:r>
            <w:r w:rsidRPr="00B114E2">
              <w:rPr>
                <w:rFonts w:cs="Arial"/>
              </w:rPr>
              <w:t xml:space="preserve">, </w:t>
            </w:r>
            <w:r>
              <w:rPr>
                <w:rFonts w:cs="Arial"/>
              </w:rPr>
              <w:t xml:space="preserve">либо </w:t>
            </w:r>
            <w:r>
              <w:rPr>
                <w:rFonts w:cs="Arial"/>
                <w:lang w:val="en-US"/>
              </w:rPr>
              <w:t>null</w:t>
            </w:r>
            <w:bookmarkEnd w:id="408"/>
            <w:bookmarkEnd w:id="409"/>
          </w:p>
        </w:tc>
        <w:tc>
          <w:tcPr>
            <w:tcW w:w="1294" w:type="dxa"/>
          </w:tcPr>
          <w:p w14:paraId="464158A3" w14:textId="693B2D0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D09FE70" w14:textId="770E217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9585B26" w14:textId="77777777" w:rsidR="007E0478" w:rsidRDefault="007E0478" w:rsidP="007E0478">
            <w:pPr>
              <w:overflowPunct w:val="0"/>
              <w:autoSpaceDE w:val="0"/>
              <w:autoSpaceDN w:val="0"/>
              <w:adjustRightInd w:val="0"/>
              <w:textAlignment w:val="baseline"/>
              <w:rPr>
                <w:rFonts w:cs="Arial"/>
              </w:rPr>
            </w:pPr>
          </w:p>
        </w:tc>
      </w:tr>
      <w:tr w:rsidR="007E0478" w:rsidRPr="008F4F86" w14:paraId="007C34F1" w14:textId="0DAD99F9" w:rsidTr="00E11C0E">
        <w:tc>
          <w:tcPr>
            <w:tcW w:w="2820" w:type="dxa"/>
          </w:tcPr>
          <w:p w14:paraId="63D63D9B" w14:textId="77777777" w:rsidR="007E0478" w:rsidRPr="00B114E2" w:rsidRDefault="007E0478" w:rsidP="007E0478">
            <w:bookmarkStart w:id="410" w:name="OLE_LINK230"/>
            <w:bookmarkStart w:id="411" w:name="OLE_LINK231"/>
            <w:bookmarkStart w:id="412" w:name="OLE_LINK232"/>
            <w:r>
              <w:rPr>
                <w:lang w:val="en-US"/>
              </w:rPr>
              <w:t>supplierINN</w:t>
            </w:r>
            <w:bookmarkEnd w:id="410"/>
            <w:bookmarkEnd w:id="411"/>
            <w:bookmarkEnd w:id="412"/>
          </w:p>
        </w:tc>
        <w:tc>
          <w:tcPr>
            <w:tcW w:w="3054" w:type="dxa"/>
          </w:tcPr>
          <w:p w14:paraId="2D064B63" w14:textId="77777777" w:rsidR="007E0478" w:rsidRPr="00B114E2" w:rsidRDefault="007E0478" w:rsidP="007E0478">
            <w:pPr>
              <w:overflowPunct w:val="0"/>
              <w:autoSpaceDE w:val="0"/>
              <w:autoSpaceDN w:val="0"/>
              <w:adjustRightInd w:val="0"/>
              <w:textAlignment w:val="baseline"/>
              <w:rPr>
                <w:b/>
              </w:rPr>
            </w:pPr>
            <w:bookmarkStart w:id="413" w:name="OLE_LINK233"/>
            <w:bookmarkStart w:id="414" w:name="OLE_LINK234"/>
            <w:bookmarkStart w:id="415" w:name="OLE_LINK235"/>
            <w:bookmarkStart w:id="416" w:name="OLE_LINK369"/>
            <w:bookmarkStart w:id="417" w:name="OLE_LINK370"/>
            <w:bookmarkStart w:id="418" w:name="OLE_LINK371"/>
            <w:r w:rsidRPr="00C427A1">
              <w:t>ИНН поставщика</w:t>
            </w:r>
            <w:bookmarkEnd w:id="413"/>
            <w:bookmarkEnd w:id="414"/>
            <w:bookmarkEnd w:id="415"/>
            <w:r w:rsidRPr="00B114E2">
              <w:t>, 1226</w:t>
            </w:r>
            <w:bookmarkEnd w:id="416"/>
            <w:bookmarkEnd w:id="417"/>
            <w:bookmarkEnd w:id="418"/>
          </w:p>
        </w:tc>
        <w:tc>
          <w:tcPr>
            <w:tcW w:w="2300" w:type="dxa"/>
          </w:tcPr>
          <w:p w14:paraId="6586D3E7" w14:textId="6F448EF9" w:rsidR="007E0478" w:rsidRPr="00C427A1" w:rsidRDefault="007E0478" w:rsidP="007E0478">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p>
        </w:tc>
        <w:tc>
          <w:tcPr>
            <w:tcW w:w="1294" w:type="dxa"/>
          </w:tcPr>
          <w:p w14:paraId="1094D750" w14:textId="1E3C6AA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0682EA4" w14:textId="74272FB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0E9957C" w14:textId="77777777" w:rsidR="007E0478" w:rsidRDefault="007E0478" w:rsidP="007E0478">
            <w:pPr>
              <w:rPr>
                <w:ins w:id="419" w:author="Сергей Гизун" w:date="2022-02-26T15:44:00Z"/>
                <w:rFonts w:cs="Arial"/>
              </w:rPr>
            </w:pPr>
            <w:ins w:id="420" w:author="Сергей Гизун" w:date="2022-02-26T15:44:00Z">
              <w:r>
                <w:rPr>
                  <w:rFonts w:cs="Arial"/>
                </w:rPr>
                <w:t xml:space="preserve">ФФД 1.05 – </w:t>
              </w:r>
            </w:ins>
            <w:r>
              <w:rPr>
                <w:rFonts w:cs="Arial"/>
              </w:rPr>
              <w:t>нет</w:t>
            </w:r>
          </w:p>
          <w:p w14:paraId="57F89EC7" w14:textId="1C18676D" w:rsidR="007E0478" w:rsidRDefault="007E0478" w:rsidP="007E0478">
            <w:pPr>
              <w:overflowPunct w:val="0"/>
              <w:autoSpaceDE w:val="0"/>
              <w:autoSpaceDN w:val="0"/>
              <w:adjustRightInd w:val="0"/>
              <w:textAlignment w:val="baseline"/>
              <w:rPr>
                <w:rFonts w:cs="Arial"/>
              </w:rPr>
            </w:pPr>
            <w:ins w:id="421" w:author="Сергей Гизун" w:date="2022-02-26T15:44:00Z">
              <w:r>
                <w:rPr>
                  <w:rFonts w:cs="Arial"/>
                </w:rPr>
                <w:t xml:space="preserve">ФФД 1.2 - </w:t>
              </w:r>
            </w:ins>
            <w:r>
              <w:rPr>
                <w:rFonts w:cs="Arial"/>
              </w:rPr>
              <w:t>нет</w:t>
            </w:r>
          </w:p>
        </w:tc>
      </w:tr>
      <w:tr w:rsidR="007E0478" w:rsidRPr="008F4F86" w14:paraId="27AD3893" w14:textId="77F01068" w:rsidTr="00E11C0E">
        <w:tc>
          <w:tcPr>
            <w:tcW w:w="2820" w:type="dxa"/>
          </w:tcPr>
          <w:p w14:paraId="3807A3DE" w14:textId="77777777" w:rsidR="007E0478" w:rsidRDefault="007E0478" w:rsidP="007E0478">
            <w:pPr>
              <w:rPr>
                <w:lang w:val="en-US"/>
              </w:rPr>
            </w:pPr>
            <w:r>
              <w:rPr>
                <w:rFonts w:cs="Arial"/>
                <w:lang w:val="en-US"/>
              </w:rPr>
              <w:t>a</w:t>
            </w:r>
            <w:r w:rsidRPr="00AE6B24">
              <w:rPr>
                <w:rFonts w:cs="Arial"/>
                <w:lang w:val="en-US"/>
              </w:rPr>
              <w:t>gentType</w:t>
            </w:r>
          </w:p>
        </w:tc>
        <w:tc>
          <w:tcPr>
            <w:tcW w:w="3054" w:type="dxa"/>
          </w:tcPr>
          <w:p w14:paraId="18265CD6" w14:textId="77777777" w:rsidR="007E0478" w:rsidRDefault="007E0478" w:rsidP="007E0478">
            <w:bookmarkStart w:id="422" w:name="OLE_LINK446"/>
            <w:bookmarkStart w:id="423" w:name="OLE_LINK447"/>
            <w:bookmarkStart w:id="424" w:name="OLE_LINK460"/>
            <w:r>
              <w:t>П</w:t>
            </w:r>
            <w:r w:rsidRPr="00C427A1">
              <w:t>ризнак агента по предмету расчета</w:t>
            </w:r>
            <w:r>
              <w:t>, 1222</w:t>
            </w:r>
            <w:bookmarkEnd w:id="422"/>
            <w:bookmarkEnd w:id="423"/>
            <w:bookmarkEnd w:id="424"/>
            <w:r>
              <w:t xml:space="preserve">. </w:t>
            </w:r>
            <w:r w:rsidRPr="005546B5">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12C42CE0" w14:textId="50503813" w:rsidR="007E0478" w:rsidRDefault="007E0478" w:rsidP="007E0478">
            <w:r>
              <w:t xml:space="preserve">0 (1) – </w:t>
            </w:r>
            <w:r w:rsidRPr="00C427A1">
              <w:t>банковски</w:t>
            </w:r>
            <w:r>
              <w:t>й</w:t>
            </w:r>
            <w:r w:rsidRPr="00C427A1">
              <w:t xml:space="preserve"> платежны</w:t>
            </w:r>
            <w:r>
              <w:t>й агент</w:t>
            </w:r>
          </w:p>
          <w:p w14:paraId="0AFA4A85" w14:textId="0CCC56CA" w:rsidR="007E0478" w:rsidRDefault="007E0478" w:rsidP="007E0478">
            <w:r>
              <w:t xml:space="preserve">1 (2) – </w:t>
            </w:r>
            <w:r w:rsidRPr="00C427A1">
              <w:t>банковски</w:t>
            </w:r>
            <w:r>
              <w:t>й</w:t>
            </w:r>
            <w:r w:rsidRPr="00C427A1">
              <w:t xml:space="preserve"> платежны</w:t>
            </w:r>
            <w:r>
              <w:t>й субагент</w:t>
            </w:r>
          </w:p>
          <w:p w14:paraId="3F098C2F" w14:textId="2958B8F9" w:rsidR="007E0478" w:rsidRDefault="007E0478" w:rsidP="007E0478">
            <w:r>
              <w:t xml:space="preserve">2 (4) – </w:t>
            </w:r>
            <w:r w:rsidRPr="00C427A1">
              <w:t>платежны</w:t>
            </w:r>
            <w:r>
              <w:t>й</w:t>
            </w:r>
            <w:r w:rsidRPr="00C427A1">
              <w:t xml:space="preserve"> агент</w:t>
            </w:r>
          </w:p>
          <w:p w14:paraId="6C53C5EE" w14:textId="5FD0F449" w:rsidR="007E0478" w:rsidRDefault="007E0478" w:rsidP="007E0478">
            <w:r>
              <w:t xml:space="preserve">3 (8) – </w:t>
            </w:r>
            <w:r w:rsidRPr="00C427A1">
              <w:t>платежн</w:t>
            </w:r>
            <w:r>
              <w:t>ый субагент</w:t>
            </w:r>
          </w:p>
          <w:p w14:paraId="64DD3A03" w14:textId="3807CEE3" w:rsidR="007E0478" w:rsidRDefault="007E0478" w:rsidP="007E0478">
            <w:r>
              <w:t xml:space="preserve">4 (16) – </w:t>
            </w:r>
            <w:r w:rsidRPr="00C427A1">
              <w:t>поверенны</w:t>
            </w:r>
            <w:r>
              <w:t>й</w:t>
            </w:r>
          </w:p>
          <w:p w14:paraId="16077D5A" w14:textId="2ADD7D6B" w:rsidR="007E0478" w:rsidRDefault="007E0478" w:rsidP="007E0478">
            <w:r>
              <w:t xml:space="preserve">5 (32) – </w:t>
            </w:r>
            <w:r w:rsidRPr="00C427A1">
              <w:t>комиссионер</w:t>
            </w:r>
          </w:p>
          <w:p w14:paraId="3860ADA1" w14:textId="59556631" w:rsidR="007E0478" w:rsidRPr="00C427A1" w:rsidRDefault="007E0478" w:rsidP="007E0478">
            <w:pPr>
              <w:tabs>
                <w:tab w:val="center" w:pos="2467"/>
              </w:tabs>
            </w:pPr>
            <w:r>
              <w:t xml:space="preserve">6 (64) – иной </w:t>
            </w:r>
            <w:r w:rsidRPr="00C427A1">
              <w:t>агент</w:t>
            </w:r>
          </w:p>
        </w:tc>
        <w:tc>
          <w:tcPr>
            <w:tcW w:w="2300" w:type="dxa"/>
          </w:tcPr>
          <w:p w14:paraId="6FF1BB59" w14:textId="4C1C9EC9" w:rsidR="007E0478" w:rsidRDefault="007E0478" w:rsidP="007E0478">
            <w:pPr>
              <w:overflowPunct w:val="0"/>
              <w:autoSpaceDE w:val="0"/>
              <w:autoSpaceDN w:val="0"/>
              <w:adjustRightInd w:val="0"/>
              <w:textAlignment w:val="baseline"/>
              <w:rPr>
                <w:rFonts w:cs="Arial"/>
              </w:rPr>
            </w:pPr>
            <w:r>
              <w:rPr>
                <w:rFonts w:cs="Arial"/>
              </w:rPr>
              <w:t>Число от 1 до 127</w:t>
            </w:r>
          </w:p>
        </w:tc>
        <w:tc>
          <w:tcPr>
            <w:tcW w:w="1294" w:type="dxa"/>
          </w:tcPr>
          <w:p w14:paraId="7126F864" w14:textId="0ED41FC0"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3C5301E" w14:textId="1E5E7CFD"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42DCBA6" w14:textId="77777777" w:rsidR="007E0478" w:rsidRDefault="007E0478" w:rsidP="007E0478">
            <w:pPr>
              <w:rPr>
                <w:ins w:id="425" w:author="Сергей Гизун" w:date="2022-02-26T15:44:00Z"/>
                <w:rFonts w:cs="Arial"/>
              </w:rPr>
            </w:pPr>
            <w:ins w:id="426" w:author="Сергей Гизун" w:date="2022-02-26T15:44:00Z">
              <w:r>
                <w:rPr>
                  <w:rFonts w:cs="Arial"/>
                </w:rPr>
                <w:t xml:space="preserve">ФФД 1.05 – </w:t>
              </w:r>
            </w:ins>
            <w:r>
              <w:rPr>
                <w:rFonts w:cs="Arial"/>
              </w:rPr>
              <w:t>нет</w:t>
            </w:r>
          </w:p>
          <w:p w14:paraId="4FB256FF" w14:textId="5BEA71CD" w:rsidR="007E0478" w:rsidRDefault="007E0478" w:rsidP="007E0478">
            <w:pPr>
              <w:overflowPunct w:val="0"/>
              <w:autoSpaceDE w:val="0"/>
              <w:autoSpaceDN w:val="0"/>
              <w:adjustRightInd w:val="0"/>
              <w:textAlignment w:val="baseline"/>
              <w:rPr>
                <w:rFonts w:cs="Arial"/>
              </w:rPr>
            </w:pPr>
            <w:ins w:id="427" w:author="Сергей Гизун" w:date="2022-02-26T15:44:00Z">
              <w:r>
                <w:rPr>
                  <w:rFonts w:cs="Arial"/>
                </w:rPr>
                <w:t xml:space="preserve">ФФД 1.2 - </w:t>
              </w:r>
            </w:ins>
            <w:r>
              <w:rPr>
                <w:rFonts w:cs="Arial"/>
              </w:rPr>
              <w:t>нет</w:t>
            </w:r>
          </w:p>
        </w:tc>
      </w:tr>
      <w:tr w:rsidR="007E0478" w:rsidRPr="008F4F86" w14:paraId="154B4831" w14:textId="07C0602A" w:rsidTr="00E11C0E">
        <w:tc>
          <w:tcPr>
            <w:tcW w:w="2820" w:type="dxa"/>
          </w:tcPr>
          <w:p w14:paraId="3B6020F7" w14:textId="77777777" w:rsidR="007E0478" w:rsidRDefault="007E0478" w:rsidP="007E0478">
            <w:pPr>
              <w:rPr>
                <w:rFonts w:cs="Arial"/>
                <w:lang w:val="en-US"/>
              </w:rPr>
            </w:pPr>
            <w:bookmarkStart w:id="428" w:name="OLE_LINK448"/>
            <w:bookmarkStart w:id="429" w:name="OLE_LINK449"/>
            <w:r>
              <w:rPr>
                <w:rFonts w:cs="Arial"/>
                <w:lang w:val="en-US"/>
              </w:rPr>
              <w:t>agentInfo</w:t>
            </w:r>
            <w:bookmarkEnd w:id="428"/>
            <w:bookmarkEnd w:id="429"/>
          </w:p>
        </w:tc>
        <w:tc>
          <w:tcPr>
            <w:tcW w:w="3054" w:type="dxa"/>
          </w:tcPr>
          <w:p w14:paraId="71DD7B18" w14:textId="77777777" w:rsidR="007E0478" w:rsidRPr="00C427A1" w:rsidRDefault="007E0478" w:rsidP="007E0478">
            <w:pPr>
              <w:overflowPunct w:val="0"/>
              <w:autoSpaceDE w:val="0"/>
              <w:autoSpaceDN w:val="0"/>
              <w:adjustRightInd w:val="0"/>
              <w:textAlignment w:val="baseline"/>
            </w:pPr>
            <w:bookmarkStart w:id="430" w:name="OLE_LINK454"/>
            <w:bookmarkStart w:id="431" w:name="OLE_LINK455"/>
            <w:bookmarkStart w:id="432" w:name="OLE_LINK461"/>
            <w:r>
              <w:t>Д</w:t>
            </w:r>
            <w:r w:rsidRPr="00C427A1">
              <w:t>анные агента</w:t>
            </w:r>
            <w:r>
              <w:t xml:space="preserve">, </w:t>
            </w:r>
            <w:r w:rsidRPr="00C427A1">
              <w:t>1223</w:t>
            </w:r>
            <w:bookmarkEnd w:id="430"/>
            <w:bookmarkEnd w:id="431"/>
            <w:bookmarkEnd w:id="432"/>
          </w:p>
        </w:tc>
        <w:tc>
          <w:tcPr>
            <w:tcW w:w="2300" w:type="dxa"/>
          </w:tcPr>
          <w:p w14:paraId="58C83FFA" w14:textId="77777777" w:rsidR="007E0478" w:rsidRPr="000B0080" w:rsidRDefault="007E0478" w:rsidP="007E0478">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xml:space="preserve">. На текущий момент длина сериализованных данных тэга не </w:t>
            </w:r>
            <w:r>
              <w:rPr>
                <w:rFonts w:cs="Arial"/>
              </w:rPr>
              <w:lastRenderedPageBreak/>
              <w:t>должна превышать 243 байта.</w:t>
            </w:r>
          </w:p>
        </w:tc>
        <w:tc>
          <w:tcPr>
            <w:tcW w:w="1294" w:type="dxa"/>
          </w:tcPr>
          <w:p w14:paraId="40E011AB" w14:textId="7AD2BA20" w:rsidR="007E0478" w:rsidRDefault="007E0478" w:rsidP="007E0478">
            <w:pPr>
              <w:overflowPunct w:val="0"/>
              <w:autoSpaceDE w:val="0"/>
              <w:autoSpaceDN w:val="0"/>
              <w:adjustRightInd w:val="0"/>
              <w:textAlignment w:val="baseline"/>
              <w:rPr>
                <w:rFonts w:cs="Arial"/>
              </w:rPr>
            </w:pPr>
            <w:r>
              <w:rPr>
                <w:rFonts w:cs="Arial"/>
              </w:rPr>
              <w:lastRenderedPageBreak/>
              <w:t>Да</w:t>
            </w:r>
          </w:p>
        </w:tc>
        <w:tc>
          <w:tcPr>
            <w:tcW w:w="1294" w:type="dxa"/>
          </w:tcPr>
          <w:p w14:paraId="526BF6EB" w14:textId="29EDB2F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10472A5" w14:textId="77777777" w:rsidR="007E0478" w:rsidRDefault="007E0478" w:rsidP="007E0478">
            <w:pPr>
              <w:rPr>
                <w:ins w:id="433" w:author="Сергей Гизун" w:date="2022-02-26T15:44:00Z"/>
                <w:rFonts w:cs="Arial"/>
              </w:rPr>
            </w:pPr>
            <w:ins w:id="434" w:author="Сергей Гизун" w:date="2022-02-26T15:44:00Z">
              <w:r>
                <w:rPr>
                  <w:rFonts w:cs="Arial"/>
                </w:rPr>
                <w:t xml:space="preserve">ФФД 1.05 – </w:t>
              </w:r>
            </w:ins>
            <w:r>
              <w:rPr>
                <w:rFonts w:cs="Arial"/>
              </w:rPr>
              <w:t>нет</w:t>
            </w:r>
          </w:p>
          <w:p w14:paraId="7A35D178" w14:textId="22AECD74" w:rsidR="007E0478" w:rsidRDefault="007E0478" w:rsidP="007E0478">
            <w:pPr>
              <w:overflowPunct w:val="0"/>
              <w:autoSpaceDE w:val="0"/>
              <w:autoSpaceDN w:val="0"/>
              <w:adjustRightInd w:val="0"/>
              <w:textAlignment w:val="baseline"/>
              <w:rPr>
                <w:rFonts w:cs="Arial"/>
              </w:rPr>
            </w:pPr>
            <w:ins w:id="435" w:author="Сергей Гизун" w:date="2022-02-26T15:44:00Z">
              <w:r>
                <w:rPr>
                  <w:rFonts w:cs="Arial"/>
                </w:rPr>
                <w:t xml:space="preserve">ФФД 1.2 - </w:t>
              </w:r>
            </w:ins>
            <w:r>
              <w:rPr>
                <w:rFonts w:cs="Arial"/>
              </w:rPr>
              <w:t>нет</w:t>
            </w:r>
          </w:p>
        </w:tc>
      </w:tr>
      <w:tr w:rsidR="007E0478" w:rsidRPr="008F4F86" w14:paraId="7E48FDEC" w14:textId="7DB1DADB" w:rsidTr="00E11C0E">
        <w:tc>
          <w:tcPr>
            <w:tcW w:w="2820" w:type="dxa"/>
          </w:tcPr>
          <w:p w14:paraId="041D48A3" w14:textId="77777777" w:rsidR="007E0478" w:rsidRPr="000B0080" w:rsidRDefault="007E0478" w:rsidP="007E0478">
            <w:pPr>
              <w:rPr>
                <w:rFonts w:cs="Arial"/>
              </w:rPr>
            </w:pPr>
            <w:bookmarkStart w:id="436" w:name="OLE_LINK450"/>
            <w:bookmarkStart w:id="437" w:name="OLE_LINK451"/>
            <w:bookmarkStart w:id="438" w:name="OLE_LINK462"/>
            <w:r>
              <w:rPr>
                <w:rFonts w:cs="Arial"/>
                <w:lang w:val="en-US"/>
              </w:rPr>
              <w:lastRenderedPageBreak/>
              <w:t>unitOfMeasurement</w:t>
            </w:r>
            <w:bookmarkEnd w:id="436"/>
            <w:bookmarkEnd w:id="437"/>
            <w:bookmarkEnd w:id="438"/>
          </w:p>
        </w:tc>
        <w:tc>
          <w:tcPr>
            <w:tcW w:w="3054" w:type="dxa"/>
          </w:tcPr>
          <w:p w14:paraId="7278379B" w14:textId="77777777" w:rsidR="007E0478" w:rsidRPr="005D1A78" w:rsidRDefault="007E0478" w:rsidP="007E0478">
            <w:pPr>
              <w:overflowPunct w:val="0"/>
              <w:autoSpaceDE w:val="0"/>
              <w:autoSpaceDN w:val="0"/>
              <w:adjustRightInd w:val="0"/>
              <w:textAlignment w:val="baseline"/>
            </w:pPr>
            <w:bookmarkStart w:id="439" w:name="OLE_LINK456"/>
            <w:bookmarkStart w:id="440" w:name="OLE_LINK457"/>
            <w:bookmarkStart w:id="441" w:name="OLE_LINK463"/>
            <w:r>
              <w:t>Е</w:t>
            </w:r>
            <w:r w:rsidRPr="00C427A1">
              <w:t>диница измерения предмета расчета</w:t>
            </w:r>
            <w:r w:rsidRPr="000B0080">
              <w:t xml:space="preserve">, </w:t>
            </w:r>
            <w:r w:rsidRPr="00C427A1">
              <w:t>1197</w:t>
            </w:r>
            <w:bookmarkEnd w:id="439"/>
            <w:bookmarkEnd w:id="440"/>
            <w:bookmarkEnd w:id="441"/>
          </w:p>
        </w:tc>
        <w:tc>
          <w:tcPr>
            <w:tcW w:w="2300" w:type="dxa"/>
          </w:tcPr>
          <w:p w14:paraId="08FA1D76" w14:textId="782799DE" w:rsidR="007E0478" w:rsidRPr="00C427A1" w:rsidRDefault="007E0478" w:rsidP="007E0478">
            <w:pPr>
              <w:overflowPunct w:val="0"/>
              <w:autoSpaceDE w:val="0"/>
              <w:autoSpaceDN w:val="0"/>
              <w:adjustRightInd w:val="0"/>
              <w:textAlignment w:val="baseline"/>
            </w:pPr>
            <w:bookmarkStart w:id="442" w:name="OLE_LINK434"/>
            <w:bookmarkStart w:id="443" w:name="OLE_LINK435"/>
            <w:bookmarkStart w:id="444"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w:t>
            </w:r>
            <w:bookmarkEnd w:id="442"/>
            <w:bookmarkEnd w:id="443"/>
            <w:bookmarkEnd w:id="444"/>
          </w:p>
        </w:tc>
        <w:tc>
          <w:tcPr>
            <w:tcW w:w="1294" w:type="dxa"/>
          </w:tcPr>
          <w:p w14:paraId="38150EA1" w14:textId="013B525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170B12E8" w14:textId="3AE7FC7D" w:rsidR="007E0478" w:rsidRDefault="007E0478" w:rsidP="007E0478">
            <w:pPr>
              <w:overflowPunct w:val="0"/>
              <w:autoSpaceDE w:val="0"/>
              <w:autoSpaceDN w:val="0"/>
              <w:adjustRightInd w:val="0"/>
              <w:textAlignment w:val="baseline"/>
              <w:rPr>
                <w:rFonts w:cs="Arial"/>
              </w:rPr>
            </w:pPr>
            <w:r>
              <w:rPr>
                <w:rFonts w:cs="Arial"/>
              </w:rPr>
              <w:t>Нет</w:t>
            </w:r>
          </w:p>
        </w:tc>
        <w:tc>
          <w:tcPr>
            <w:tcW w:w="3125" w:type="dxa"/>
          </w:tcPr>
          <w:p w14:paraId="270CA6BF" w14:textId="77777777" w:rsidR="007E0478" w:rsidRDefault="007E0478" w:rsidP="007E0478">
            <w:pPr>
              <w:rPr>
                <w:ins w:id="445" w:author="Сергей Гизун" w:date="2022-02-26T15:44:00Z"/>
                <w:rFonts w:cs="Arial"/>
              </w:rPr>
            </w:pPr>
            <w:ins w:id="446" w:author="Сергей Гизун" w:date="2022-02-26T15:44:00Z">
              <w:r>
                <w:rPr>
                  <w:rFonts w:cs="Arial"/>
                </w:rPr>
                <w:t xml:space="preserve">ФФД 1.05 – </w:t>
              </w:r>
            </w:ins>
            <w:r>
              <w:rPr>
                <w:rFonts w:cs="Arial"/>
              </w:rPr>
              <w:t>нет</w:t>
            </w:r>
          </w:p>
          <w:p w14:paraId="2B2603EA" w14:textId="2B65B6EE" w:rsidR="007E0478" w:rsidRDefault="007E0478" w:rsidP="007E0478">
            <w:pPr>
              <w:overflowPunct w:val="0"/>
              <w:autoSpaceDE w:val="0"/>
              <w:autoSpaceDN w:val="0"/>
              <w:adjustRightInd w:val="0"/>
              <w:textAlignment w:val="baseline"/>
              <w:rPr>
                <w:rFonts w:cs="Arial"/>
              </w:rPr>
            </w:pPr>
            <w:ins w:id="447" w:author="Сергей Гизун" w:date="2022-02-26T15:44:00Z">
              <w:r>
                <w:rPr>
                  <w:rFonts w:cs="Arial"/>
                </w:rPr>
                <w:t xml:space="preserve">ФФД 1.2 - </w:t>
              </w:r>
            </w:ins>
            <w:r>
              <w:rPr>
                <w:rFonts w:cs="Arial"/>
              </w:rPr>
              <w:t>нет</w:t>
            </w:r>
          </w:p>
        </w:tc>
      </w:tr>
      <w:tr w:rsidR="007E0478" w:rsidRPr="008F4F86" w14:paraId="38AB281A" w14:textId="6C70E153" w:rsidTr="00E11C0E">
        <w:tc>
          <w:tcPr>
            <w:tcW w:w="2820" w:type="dxa"/>
          </w:tcPr>
          <w:p w14:paraId="0436D319" w14:textId="21EB5218" w:rsidR="007E0478" w:rsidRDefault="007E0478" w:rsidP="007E0478">
            <w:pPr>
              <w:rPr>
                <w:rFonts w:cs="Arial"/>
                <w:lang w:val="en-US"/>
              </w:rPr>
            </w:pPr>
            <w:r>
              <w:rPr>
                <w:rFonts w:cs="Arial"/>
                <w:lang w:val="en-US"/>
              </w:rPr>
              <w:t>q</w:t>
            </w:r>
            <w:r w:rsidRPr="00F879F2">
              <w:rPr>
                <w:rFonts w:cs="Arial"/>
                <w:lang w:val="en-US"/>
              </w:rPr>
              <w:t>uantityMeasurementUnit</w:t>
            </w:r>
          </w:p>
        </w:tc>
        <w:tc>
          <w:tcPr>
            <w:tcW w:w="3054" w:type="dxa"/>
          </w:tcPr>
          <w:p w14:paraId="464D2A57" w14:textId="5BB927BA" w:rsidR="007E0478" w:rsidRDefault="007E0478" w:rsidP="007E0478">
            <w:pPr>
              <w:overflowPunct w:val="0"/>
              <w:autoSpaceDE w:val="0"/>
              <w:autoSpaceDN w:val="0"/>
              <w:adjustRightInd w:val="0"/>
              <w:textAlignment w:val="baseline"/>
            </w:pPr>
            <w:r>
              <w:t>Мера количества предмета расчета, 2108</w:t>
            </w:r>
          </w:p>
        </w:tc>
        <w:tc>
          <w:tcPr>
            <w:tcW w:w="2300" w:type="dxa"/>
          </w:tcPr>
          <w:p w14:paraId="195E37A8" w14:textId="5395E454" w:rsidR="007E0478" w:rsidRDefault="007E0478" w:rsidP="007E0478">
            <w:pPr>
              <w:overflowPunct w:val="0"/>
              <w:autoSpaceDE w:val="0"/>
              <w:autoSpaceDN w:val="0"/>
              <w:adjustRightInd w:val="0"/>
              <w:textAlignment w:val="baseline"/>
              <w:rPr>
                <w:rFonts w:cs="Arial"/>
              </w:rPr>
            </w:pPr>
            <w:r>
              <w:rPr>
                <w:rFonts w:cs="Arial"/>
              </w:rPr>
              <w:t xml:space="preserve">Число от 0 до 255, если не указан – 0. </w:t>
            </w:r>
          </w:p>
        </w:tc>
        <w:tc>
          <w:tcPr>
            <w:tcW w:w="1294" w:type="dxa"/>
          </w:tcPr>
          <w:p w14:paraId="4E89D8A9" w14:textId="5534AE8C"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1949A0D1" w14:textId="61190A06"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349836C" w14:textId="77777777" w:rsidR="007E0478" w:rsidRDefault="007E0478" w:rsidP="007E0478">
            <w:pPr>
              <w:rPr>
                <w:ins w:id="448" w:author="Сергей Гизун" w:date="2022-02-26T15:44:00Z"/>
                <w:rFonts w:cs="Arial"/>
              </w:rPr>
            </w:pPr>
            <w:ins w:id="449" w:author="Сергей Гизун" w:date="2022-02-26T15:44:00Z">
              <w:r>
                <w:rPr>
                  <w:rFonts w:cs="Arial"/>
                </w:rPr>
                <w:t xml:space="preserve">ФФД 1.05 – </w:t>
              </w:r>
            </w:ins>
            <w:r>
              <w:rPr>
                <w:rFonts w:cs="Arial"/>
              </w:rPr>
              <w:t>нет</w:t>
            </w:r>
          </w:p>
          <w:p w14:paraId="41812BA2" w14:textId="36436C13" w:rsidR="007E0478" w:rsidRDefault="007E0478" w:rsidP="007E0478">
            <w:pPr>
              <w:overflowPunct w:val="0"/>
              <w:autoSpaceDE w:val="0"/>
              <w:autoSpaceDN w:val="0"/>
              <w:adjustRightInd w:val="0"/>
              <w:textAlignment w:val="baseline"/>
              <w:rPr>
                <w:rFonts w:cs="Arial"/>
              </w:rPr>
            </w:pPr>
            <w:ins w:id="450" w:author="Сергей Гизун" w:date="2022-02-26T15:44:00Z">
              <w:r>
                <w:rPr>
                  <w:rFonts w:cs="Arial"/>
                </w:rPr>
                <w:t xml:space="preserve">ФФД 1.2 - </w:t>
              </w:r>
            </w:ins>
            <w:r>
              <w:rPr>
                <w:rFonts w:cs="Arial"/>
              </w:rPr>
              <w:t>нет</w:t>
            </w:r>
          </w:p>
        </w:tc>
      </w:tr>
      <w:tr w:rsidR="007E0478" w:rsidRPr="008F4F86" w14:paraId="2FEA50FC" w14:textId="1373B0B5" w:rsidTr="00E11C0E">
        <w:tc>
          <w:tcPr>
            <w:tcW w:w="2820" w:type="dxa"/>
          </w:tcPr>
          <w:p w14:paraId="51424091" w14:textId="77777777" w:rsidR="007E0478" w:rsidRPr="00B114E2" w:rsidRDefault="007E0478" w:rsidP="007E0478">
            <w:pPr>
              <w:rPr>
                <w:rFonts w:cs="Arial"/>
              </w:rPr>
            </w:pPr>
            <w:bookmarkStart w:id="451" w:name="OLE_LINK452"/>
            <w:bookmarkStart w:id="452" w:name="OLE_LINK453"/>
            <w:bookmarkStart w:id="453" w:name="OLE_LINK464"/>
            <w:r>
              <w:rPr>
                <w:rFonts w:cs="Arial"/>
                <w:lang w:val="en-US"/>
              </w:rPr>
              <w:t>additionalAttribute</w:t>
            </w:r>
            <w:bookmarkEnd w:id="451"/>
            <w:bookmarkEnd w:id="452"/>
            <w:bookmarkEnd w:id="453"/>
          </w:p>
        </w:tc>
        <w:tc>
          <w:tcPr>
            <w:tcW w:w="3054" w:type="dxa"/>
          </w:tcPr>
          <w:p w14:paraId="75B3E200" w14:textId="77777777" w:rsidR="007E0478" w:rsidRPr="00B114E2" w:rsidRDefault="007E0478" w:rsidP="007E0478">
            <w:pPr>
              <w:overflowPunct w:val="0"/>
              <w:autoSpaceDE w:val="0"/>
              <w:autoSpaceDN w:val="0"/>
              <w:adjustRightInd w:val="0"/>
              <w:textAlignment w:val="baseline"/>
            </w:pPr>
            <w:bookmarkStart w:id="454" w:name="OLE_LINK458"/>
            <w:bookmarkStart w:id="455" w:name="OLE_LINK459"/>
            <w:bookmarkStart w:id="456" w:name="OLE_LINK465"/>
            <w:r>
              <w:t>Д</w:t>
            </w:r>
            <w:r w:rsidRPr="00C427A1">
              <w:t>ополнительный реквизит предмета расчета</w:t>
            </w:r>
            <w:r w:rsidRPr="00B114E2">
              <w:t>, 1191</w:t>
            </w:r>
            <w:bookmarkEnd w:id="454"/>
            <w:bookmarkEnd w:id="455"/>
            <w:bookmarkEnd w:id="456"/>
          </w:p>
        </w:tc>
        <w:tc>
          <w:tcPr>
            <w:tcW w:w="2300" w:type="dxa"/>
          </w:tcPr>
          <w:p w14:paraId="10F20659" w14:textId="607DF10B" w:rsidR="007E0478" w:rsidRDefault="007E0478" w:rsidP="007E0478">
            <w:pPr>
              <w:overflowPunct w:val="0"/>
              <w:autoSpaceDE w:val="0"/>
              <w:autoSpaceDN w:val="0"/>
              <w:adjustRightInd w:val="0"/>
              <w:textAlignment w:val="baseline"/>
              <w:rPr>
                <w:rFonts w:cs="Arial"/>
              </w:rPr>
            </w:pPr>
            <w:bookmarkStart w:id="457" w:name="OLE_LINK418"/>
            <w:bookmarkStart w:id="458" w:name="OLE_LINK420"/>
            <w:bookmarkStart w:id="459" w:name="OLE_LINK421"/>
            <w:r>
              <w:rPr>
                <w:rFonts w:cs="Arial"/>
              </w:rPr>
              <w:t>Строка от 1 до 64 символов</w:t>
            </w:r>
            <w:bookmarkEnd w:id="457"/>
            <w:bookmarkEnd w:id="458"/>
            <w:bookmarkEnd w:id="459"/>
            <w:r>
              <w:rPr>
                <w:rFonts w:cs="Arial"/>
              </w:rPr>
              <w:t>.</w:t>
            </w:r>
          </w:p>
        </w:tc>
        <w:tc>
          <w:tcPr>
            <w:tcW w:w="1294" w:type="dxa"/>
          </w:tcPr>
          <w:p w14:paraId="7837D291" w14:textId="5BD3939F"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C93D88A" w14:textId="70CE1CC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86549AD" w14:textId="77777777" w:rsidR="007E0478" w:rsidRDefault="007E0478" w:rsidP="007E0478">
            <w:pPr>
              <w:rPr>
                <w:ins w:id="460" w:author="Сергей Гизун" w:date="2022-02-26T15:44:00Z"/>
                <w:rFonts w:cs="Arial"/>
              </w:rPr>
            </w:pPr>
            <w:ins w:id="461" w:author="Сергей Гизун" w:date="2022-02-26T15:44:00Z">
              <w:r>
                <w:rPr>
                  <w:rFonts w:cs="Arial"/>
                </w:rPr>
                <w:t xml:space="preserve">ФФД 1.05 – </w:t>
              </w:r>
            </w:ins>
            <w:r>
              <w:rPr>
                <w:rFonts w:cs="Arial"/>
              </w:rPr>
              <w:t>нет</w:t>
            </w:r>
          </w:p>
          <w:p w14:paraId="584ED4D6" w14:textId="20C83F8D" w:rsidR="007E0478" w:rsidRDefault="007E0478" w:rsidP="007E0478">
            <w:pPr>
              <w:overflowPunct w:val="0"/>
              <w:autoSpaceDE w:val="0"/>
              <w:autoSpaceDN w:val="0"/>
              <w:adjustRightInd w:val="0"/>
              <w:textAlignment w:val="baseline"/>
              <w:rPr>
                <w:rFonts w:cs="Arial"/>
              </w:rPr>
            </w:pPr>
            <w:ins w:id="462" w:author="Сергей Гизун" w:date="2022-02-26T15:44:00Z">
              <w:r>
                <w:rPr>
                  <w:rFonts w:cs="Arial"/>
                </w:rPr>
                <w:t xml:space="preserve">ФФД 1.2 - </w:t>
              </w:r>
            </w:ins>
            <w:r>
              <w:rPr>
                <w:rFonts w:cs="Arial"/>
              </w:rPr>
              <w:t>нет</w:t>
            </w:r>
          </w:p>
        </w:tc>
      </w:tr>
      <w:tr w:rsidR="007E0478" w:rsidRPr="008F4F86" w14:paraId="3E177435" w14:textId="634801B6" w:rsidTr="00E11C0E">
        <w:tc>
          <w:tcPr>
            <w:tcW w:w="2820" w:type="dxa"/>
          </w:tcPr>
          <w:p w14:paraId="4B31A66B" w14:textId="77777777" w:rsidR="007E0478" w:rsidRDefault="007E0478" w:rsidP="007E0478">
            <w:pPr>
              <w:rPr>
                <w:rFonts w:cs="Arial"/>
                <w:lang w:val="en-US"/>
              </w:rPr>
            </w:pPr>
            <w:r>
              <w:rPr>
                <w:rFonts w:cs="Arial"/>
                <w:lang w:val="en-US"/>
              </w:rPr>
              <w:t>m</w:t>
            </w:r>
            <w:r w:rsidRPr="00733FB4">
              <w:rPr>
                <w:rFonts w:cs="Arial"/>
                <w:lang w:val="en-US"/>
              </w:rPr>
              <w:t>anufacturerCountryCode</w:t>
            </w:r>
          </w:p>
        </w:tc>
        <w:tc>
          <w:tcPr>
            <w:tcW w:w="3054" w:type="dxa"/>
          </w:tcPr>
          <w:p w14:paraId="4ACA2CAA" w14:textId="77777777" w:rsidR="007E0478" w:rsidRDefault="007E0478" w:rsidP="007E0478">
            <w:pPr>
              <w:overflowPunct w:val="0"/>
              <w:autoSpaceDE w:val="0"/>
              <w:autoSpaceDN w:val="0"/>
              <w:adjustRightInd w:val="0"/>
              <w:textAlignment w:val="baseline"/>
            </w:pPr>
            <w:r w:rsidRPr="00733FB4">
              <w:t>Код страны происхождения товара, 1230</w:t>
            </w:r>
          </w:p>
        </w:tc>
        <w:tc>
          <w:tcPr>
            <w:tcW w:w="2300" w:type="dxa"/>
          </w:tcPr>
          <w:p w14:paraId="49204EC6" w14:textId="4CD251E1" w:rsidR="007E0478" w:rsidRPr="00733FB4" w:rsidRDefault="007E0478" w:rsidP="007E0478">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777AD3AC" w14:textId="77777777" w:rsidR="007E0478" w:rsidRPr="00733FB4" w:rsidRDefault="007E0478" w:rsidP="007E0478">
            <w:pPr>
              <w:rPr>
                <w:rFonts w:cs="Arial"/>
              </w:rPr>
            </w:pPr>
            <w:r>
              <w:rPr>
                <w:rFonts w:cs="Arial"/>
              </w:rPr>
              <w:t>Сервис автоматически дополнит строку до 3 символов пробелами.</w:t>
            </w:r>
          </w:p>
        </w:tc>
        <w:tc>
          <w:tcPr>
            <w:tcW w:w="1294" w:type="dxa"/>
          </w:tcPr>
          <w:p w14:paraId="65B643F3" w14:textId="5ED332CC" w:rsidR="007E0478" w:rsidRDefault="007E0478" w:rsidP="007E0478">
            <w:pPr>
              <w:rPr>
                <w:rFonts w:cs="Arial"/>
              </w:rPr>
            </w:pPr>
            <w:r>
              <w:rPr>
                <w:rFonts w:cs="Arial"/>
              </w:rPr>
              <w:t>Да</w:t>
            </w:r>
          </w:p>
        </w:tc>
        <w:tc>
          <w:tcPr>
            <w:tcW w:w="1294" w:type="dxa"/>
          </w:tcPr>
          <w:p w14:paraId="5072340F" w14:textId="73F5A743" w:rsidR="007E0478" w:rsidRDefault="007E0478" w:rsidP="007E0478">
            <w:pPr>
              <w:rPr>
                <w:rFonts w:cs="Arial"/>
              </w:rPr>
            </w:pPr>
            <w:r>
              <w:rPr>
                <w:rFonts w:cs="Arial"/>
              </w:rPr>
              <w:t>Да</w:t>
            </w:r>
          </w:p>
        </w:tc>
        <w:tc>
          <w:tcPr>
            <w:tcW w:w="3125" w:type="dxa"/>
          </w:tcPr>
          <w:p w14:paraId="5A950BC9" w14:textId="77777777" w:rsidR="007E0478" w:rsidRDefault="007E0478" w:rsidP="007E0478">
            <w:pPr>
              <w:rPr>
                <w:ins w:id="463" w:author="Сергей Гизун" w:date="2022-02-26T15:44:00Z"/>
                <w:rFonts w:cs="Arial"/>
              </w:rPr>
            </w:pPr>
            <w:ins w:id="464" w:author="Сергей Гизун" w:date="2022-02-26T15:44:00Z">
              <w:r>
                <w:rPr>
                  <w:rFonts w:cs="Arial"/>
                </w:rPr>
                <w:t xml:space="preserve">ФФД 1.05 – </w:t>
              </w:r>
            </w:ins>
            <w:r>
              <w:rPr>
                <w:rFonts w:cs="Arial"/>
              </w:rPr>
              <w:t>нет</w:t>
            </w:r>
          </w:p>
          <w:p w14:paraId="5C769981" w14:textId="22F2013A" w:rsidR="007E0478" w:rsidRDefault="007E0478" w:rsidP="007E0478">
            <w:pPr>
              <w:rPr>
                <w:rFonts w:cs="Arial"/>
              </w:rPr>
            </w:pPr>
            <w:ins w:id="465" w:author="Сергей Гизун" w:date="2022-02-26T15:44:00Z">
              <w:r>
                <w:rPr>
                  <w:rFonts w:cs="Arial"/>
                </w:rPr>
                <w:t xml:space="preserve">ФФД 1.2 - </w:t>
              </w:r>
            </w:ins>
            <w:r>
              <w:rPr>
                <w:rFonts w:cs="Arial"/>
              </w:rPr>
              <w:t>нет</w:t>
            </w:r>
          </w:p>
        </w:tc>
      </w:tr>
      <w:tr w:rsidR="007E0478" w:rsidRPr="008F4F86" w14:paraId="13D87CE6" w14:textId="4CEBC367" w:rsidTr="00E11C0E">
        <w:tc>
          <w:tcPr>
            <w:tcW w:w="2820" w:type="dxa"/>
          </w:tcPr>
          <w:p w14:paraId="24D1DF83" w14:textId="77777777" w:rsidR="007E0478" w:rsidRDefault="007E0478" w:rsidP="007E0478">
            <w:pPr>
              <w:rPr>
                <w:rFonts w:cs="Arial"/>
                <w:lang w:val="en-US"/>
              </w:rPr>
            </w:pPr>
            <w:r>
              <w:rPr>
                <w:rFonts w:cs="Arial"/>
                <w:lang w:val="en-US"/>
              </w:rPr>
              <w:t>c</w:t>
            </w:r>
            <w:r w:rsidRPr="00733FB4">
              <w:rPr>
                <w:rFonts w:cs="Arial"/>
                <w:lang w:val="en-US"/>
              </w:rPr>
              <w:t>ustomsDeclarationNumber</w:t>
            </w:r>
          </w:p>
        </w:tc>
        <w:tc>
          <w:tcPr>
            <w:tcW w:w="3054" w:type="dxa"/>
          </w:tcPr>
          <w:p w14:paraId="2278584B" w14:textId="77777777" w:rsidR="007E0478" w:rsidRDefault="007E0478" w:rsidP="007E0478">
            <w:pPr>
              <w:overflowPunct w:val="0"/>
              <w:autoSpaceDE w:val="0"/>
              <w:autoSpaceDN w:val="0"/>
              <w:adjustRightInd w:val="0"/>
              <w:textAlignment w:val="baseline"/>
            </w:pPr>
            <w:r w:rsidRPr="00733FB4">
              <w:t>Номер таможенной декларации, 1231</w:t>
            </w:r>
          </w:p>
        </w:tc>
        <w:tc>
          <w:tcPr>
            <w:tcW w:w="2300" w:type="dxa"/>
          </w:tcPr>
          <w:p w14:paraId="7DDFF575" w14:textId="1104627D" w:rsidR="007E0478" w:rsidRDefault="007E0478" w:rsidP="007E0478">
            <w:pPr>
              <w:overflowPunct w:val="0"/>
              <w:autoSpaceDE w:val="0"/>
              <w:autoSpaceDN w:val="0"/>
              <w:adjustRightInd w:val="0"/>
              <w:textAlignment w:val="baseline"/>
              <w:rPr>
                <w:rFonts w:cs="Arial"/>
              </w:rPr>
            </w:pPr>
            <w:r>
              <w:rPr>
                <w:rFonts w:cs="Arial"/>
              </w:rPr>
              <w:t>Строка от 1 до 32 символов.</w:t>
            </w:r>
          </w:p>
        </w:tc>
        <w:tc>
          <w:tcPr>
            <w:tcW w:w="1294" w:type="dxa"/>
          </w:tcPr>
          <w:p w14:paraId="37BCDBBF" w14:textId="6750A0F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23F1E3A" w14:textId="321EADE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B9C156E" w14:textId="77777777" w:rsidR="007E0478" w:rsidRDefault="007E0478" w:rsidP="007E0478">
            <w:pPr>
              <w:rPr>
                <w:ins w:id="466" w:author="Сергей Гизун" w:date="2022-02-26T15:44:00Z"/>
                <w:rFonts w:cs="Arial"/>
              </w:rPr>
            </w:pPr>
            <w:ins w:id="467" w:author="Сергей Гизун" w:date="2022-02-26T15:44:00Z">
              <w:r>
                <w:rPr>
                  <w:rFonts w:cs="Arial"/>
                </w:rPr>
                <w:t xml:space="preserve">ФФД 1.05 – </w:t>
              </w:r>
            </w:ins>
            <w:r>
              <w:rPr>
                <w:rFonts w:cs="Arial"/>
              </w:rPr>
              <w:t>нет</w:t>
            </w:r>
          </w:p>
          <w:p w14:paraId="0BB42295" w14:textId="6DEEFDFE" w:rsidR="007E0478" w:rsidRDefault="007E0478" w:rsidP="007E0478">
            <w:pPr>
              <w:overflowPunct w:val="0"/>
              <w:autoSpaceDE w:val="0"/>
              <w:autoSpaceDN w:val="0"/>
              <w:adjustRightInd w:val="0"/>
              <w:textAlignment w:val="baseline"/>
              <w:rPr>
                <w:rFonts w:cs="Arial"/>
              </w:rPr>
            </w:pPr>
            <w:ins w:id="468" w:author="Сергей Гизун" w:date="2022-02-26T15:44:00Z">
              <w:r>
                <w:rPr>
                  <w:rFonts w:cs="Arial"/>
                </w:rPr>
                <w:t xml:space="preserve">ФФД 1.2 - </w:t>
              </w:r>
            </w:ins>
            <w:r>
              <w:rPr>
                <w:rFonts w:cs="Arial"/>
              </w:rPr>
              <w:t>нет</w:t>
            </w:r>
          </w:p>
        </w:tc>
      </w:tr>
      <w:tr w:rsidR="007E0478" w:rsidRPr="008F4F86" w14:paraId="0F3A721D" w14:textId="189F71A4" w:rsidTr="00E11C0E">
        <w:tc>
          <w:tcPr>
            <w:tcW w:w="2820" w:type="dxa"/>
          </w:tcPr>
          <w:p w14:paraId="733C2C8A" w14:textId="77777777" w:rsidR="007E0478" w:rsidRPr="00733FB4" w:rsidRDefault="007E0478" w:rsidP="007E0478">
            <w:pPr>
              <w:rPr>
                <w:rFonts w:cs="Arial"/>
                <w:lang w:val="en-US"/>
              </w:rPr>
            </w:pPr>
            <w:r>
              <w:rPr>
                <w:rFonts w:cs="Arial"/>
                <w:lang w:val="en-US"/>
              </w:rPr>
              <w:t>e</w:t>
            </w:r>
            <w:r w:rsidRPr="00733FB4">
              <w:rPr>
                <w:rFonts w:cs="Arial"/>
                <w:lang w:val="en-US"/>
              </w:rPr>
              <w:t>xcise</w:t>
            </w:r>
          </w:p>
        </w:tc>
        <w:tc>
          <w:tcPr>
            <w:tcW w:w="3054" w:type="dxa"/>
          </w:tcPr>
          <w:p w14:paraId="668591AF" w14:textId="77777777" w:rsidR="007E0478" w:rsidRPr="00733FB4" w:rsidRDefault="007E0478" w:rsidP="007E0478">
            <w:pPr>
              <w:overflowPunct w:val="0"/>
              <w:autoSpaceDE w:val="0"/>
              <w:autoSpaceDN w:val="0"/>
              <w:adjustRightInd w:val="0"/>
              <w:textAlignment w:val="baseline"/>
            </w:pPr>
            <w:r w:rsidRPr="00733FB4">
              <w:t>Акциз, 1229</w:t>
            </w:r>
          </w:p>
        </w:tc>
        <w:tc>
          <w:tcPr>
            <w:tcW w:w="2300" w:type="dxa"/>
          </w:tcPr>
          <w:p w14:paraId="2D32C19D" w14:textId="5A3D4FB3" w:rsidR="007E0478" w:rsidRPr="007A08DB"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8697B5A" w14:textId="1B3BE9F1"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562A4A40" w14:textId="5E02346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04308CF" w14:textId="77777777" w:rsidR="007E0478" w:rsidRDefault="007E0478" w:rsidP="007E0478">
            <w:pPr>
              <w:rPr>
                <w:ins w:id="469" w:author="Сергей Гизун" w:date="2022-02-26T15:44:00Z"/>
                <w:rFonts w:cs="Arial"/>
              </w:rPr>
            </w:pPr>
            <w:ins w:id="470" w:author="Сергей Гизун" w:date="2022-02-26T15:44:00Z">
              <w:r>
                <w:rPr>
                  <w:rFonts w:cs="Arial"/>
                </w:rPr>
                <w:t xml:space="preserve">ФФД 1.05 – </w:t>
              </w:r>
            </w:ins>
            <w:r>
              <w:rPr>
                <w:rFonts w:cs="Arial"/>
              </w:rPr>
              <w:t>нет</w:t>
            </w:r>
          </w:p>
          <w:p w14:paraId="37D76D4E" w14:textId="56B5DE44" w:rsidR="007E0478" w:rsidRDefault="007E0478" w:rsidP="007E0478">
            <w:pPr>
              <w:overflowPunct w:val="0"/>
              <w:autoSpaceDE w:val="0"/>
              <w:autoSpaceDN w:val="0"/>
              <w:adjustRightInd w:val="0"/>
              <w:textAlignment w:val="baseline"/>
              <w:rPr>
                <w:rFonts w:cs="Arial"/>
              </w:rPr>
            </w:pPr>
            <w:ins w:id="471" w:author="Сергей Гизун" w:date="2022-02-26T15:44:00Z">
              <w:r>
                <w:rPr>
                  <w:rFonts w:cs="Arial"/>
                </w:rPr>
                <w:t xml:space="preserve">ФФД 1.2 - </w:t>
              </w:r>
            </w:ins>
            <w:r>
              <w:rPr>
                <w:rFonts w:cs="Arial"/>
              </w:rPr>
              <w:t>нет</w:t>
            </w:r>
          </w:p>
        </w:tc>
      </w:tr>
      <w:tr w:rsidR="007E0478" w:rsidRPr="008F4F86" w14:paraId="5FB25DC5" w14:textId="5E89232C" w:rsidTr="00E11C0E">
        <w:tc>
          <w:tcPr>
            <w:tcW w:w="2820" w:type="dxa"/>
          </w:tcPr>
          <w:p w14:paraId="5C7788B7" w14:textId="29135176" w:rsidR="007E0478" w:rsidRPr="00F879F2" w:rsidRDefault="007E0478" w:rsidP="007E0478">
            <w:pPr>
              <w:rPr>
                <w:rFonts w:cs="Arial"/>
                <w:lang w:val="en-US"/>
              </w:rPr>
            </w:pPr>
            <w:bookmarkStart w:id="472" w:name="OLE_LINK519"/>
            <w:r>
              <w:rPr>
                <w:rFonts w:cs="Arial"/>
                <w:lang w:val="en-US"/>
              </w:rPr>
              <w:t>unitTaxSum</w:t>
            </w:r>
            <w:bookmarkEnd w:id="472"/>
          </w:p>
        </w:tc>
        <w:tc>
          <w:tcPr>
            <w:tcW w:w="3054" w:type="dxa"/>
          </w:tcPr>
          <w:p w14:paraId="70C4BFA0" w14:textId="6528D6AF" w:rsidR="007E0478" w:rsidRDefault="007E0478" w:rsidP="007E0478">
            <w:pPr>
              <w:overflowPunct w:val="0"/>
              <w:autoSpaceDE w:val="0"/>
              <w:autoSpaceDN w:val="0"/>
              <w:adjustRightInd w:val="0"/>
              <w:textAlignment w:val="baseline"/>
            </w:pPr>
            <w:bookmarkStart w:id="473" w:name="OLE_LINK520"/>
            <w:bookmarkStart w:id="474" w:name="OLE_LINK521"/>
            <w:r>
              <w:t>Размер НДС за единицу предмета расчета, 1198</w:t>
            </w:r>
            <w:bookmarkEnd w:id="473"/>
            <w:bookmarkEnd w:id="474"/>
          </w:p>
        </w:tc>
        <w:tc>
          <w:tcPr>
            <w:tcW w:w="2300" w:type="dxa"/>
          </w:tcPr>
          <w:p w14:paraId="46F85396" w14:textId="090A4AD5" w:rsidR="007E0478"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FAB8213" w14:textId="058FDA42"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1A9F1EA" w14:textId="7AB4BC3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D27778A" w14:textId="77777777" w:rsidR="007E0478" w:rsidRDefault="007E0478" w:rsidP="007E0478">
            <w:pPr>
              <w:rPr>
                <w:ins w:id="475" w:author="Сергей Гизун" w:date="2022-02-26T15:44:00Z"/>
                <w:rFonts w:cs="Arial"/>
              </w:rPr>
            </w:pPr>
            <w:ins w:id="476" w:author="Сергей Гизун" w:date="2022-02-26T15:44:00Z">
              <w:r>
                <w:rPr>
                  <w:rFonts w:cs="Arial"/>
                </w:rPr>
                <w:t xml:space="preserve">ФФД 1.05 – </w:t>
              </w:r>
            </w:ins>
            <w:r>
              <w:rPr>
                <w:rFonts w:cs="Arial"/>
              </w:rPr>
              <w:t>нет</w:t>
            </w:r>
          </w:p>
          <w:p w14:paraId="4E174705" w14:textId="6E21F073" w:rsidR="007E0478" w:rsidRDefault="007E0478" w:rsidP="007E0478">
            <w:pPr>
              <w:overflowPunct w:val="0"/>
              <w:autoSpaceDE w:val="0"/>
              <w:autoSpaceDN w:val="0"/>
              <w:adjustRightInd w:val="0"/>
              <w:textAlignment w:val="baseline"/>
              <w:rPr>
                <w:rFonts w:cs="Arial"/>
              </w:rPr>
            </w:pPr>
            <w:ins w:id="477" w:author="Сергей Гизун" w:date="2022-02-26T15:44:00Z">
              <w:r>
                <w:rPr>
                  <w:rFonts w:cs="Arial"/>
                </w:rPr>
                <w:t xml:space="preserve">ФФД 1.2 - </w:t>
              </w:r>
            </w:ins>
            <w:r>
              <w:rPr>
                <w:rFonts w:cs="Arial"/>
              </w:rPr>
              <w:t>нет</w:t>
            </w:r>
          </w:p>
        </w:tc>
      </w:tr>
      <w:tr w:rsidR="007E0478" w:rsidRPr="008F4F86" w14:paraId="4D3DDA78" w14:textId="6E0C6434" w:rsidTr="00E11C0E">
        <w:tc>
          <w:tcPr>
            <w:tcW w:w="2820" w:type="dxa"/>
          </w:tcPr>
          <w:p w14:paraId="63C6904E" w14:textId="2A3F0A99" w:rsidR="007E0478" w:rsidRPr="00DA2AFB" w:rsidRDefault="007E0478" w:rsidP="007E0478">
            <w:pPr>
              <w:rPr>
                <w:rFonts w:cs="Arial"/>
                <w:lang w:val="en-US"/>
              </w:rPr>
            </w:pPr>
            <w:r>
              <w:rPr>
                <w:rFonts w:cs="Arial"/>
                <w:lang w:val="en-US"/>
              </w:rPr>
              <w:t>f</w:t>
            </w:r>
            <w:r w:rsidRPr="00CB2469">
              <w:rPr>
                <w:rFonts w:cs="Arial"/>
              </w:rPr>
              <w:t>ractionalQuantity</w:t>
            </w:r>
          </w:p>
        </w:tc>
        <w:tc>
          <w:tcPr>
            <w:tcW w:w="3054" w:type="dxa"/>
          </w:tcPr>
          <w:p w14:paraId="539AE184" w14:textId="1FA68876" w:rsidR="007E0478" w:rsidRPr="00254A56" w:rsidRDefault="007E0478" w:rsidP="007E0478">
            <w:pPr>
              <w:overflowPunct w:val="0"/>
              <w:autoSpaceDE w:val="0"/>
              <w:autoSpaceDN w:val="0"/>
              <w:adjustRightInd w:val="0"/>
              <w:textAlignment w:val="baseline"/>
            </w:pPr>
            <w:bookmarkStart w:id="478" w:name="OLE_LINK588"/>
            <w:bookmarkStart w:id="479" w:name="OLE_LINK589"/>
            <w:r>
              <w:t>Дробное количество маркированного товара, 1291</w:t>
            </w:r>
            <w:bookmarkEnd w:id="478"/>
            <w:bookmarkEnd w:id="479"/>
          </w:p>
        </w:tc>
        <w:tc>
          <w:tcPr>
            <w:tcW w:w="2300" w:type="dxa"/>
          </w:tcPr>
          <w:p w14:paraId="77CA7558" w14:textId="65F546BD" w:rsidR="007E0478" w:rsidRDefault="007E0478" w:rsidP="007E0478">
            <w:pPr>
              <w:overflowPunct w:val="0"/>
              <w:autoSpaceDE w:val="0"/>
              <w:autoSpaceDN w:val="0"/>
              <w:adjustRightInd w:val="0"/>
              <w:textAlignment w:val="baseline"/>
              <w:rPr>
                <w:rFonts w:cs="Arial"/>
              </w:rPr>
            </w:pPr>
            <w:r>
              <w:rPr>
                <w:rFonts w:cs="Arial"/>
              </w:rPr>
              <w:t>Структура п.2.1.1.12.</w:t>
            </w:r>
          </w:p>
        </w:tc>
        <w:tc>
          <w:tcPr>
            <w:tcW w:w="1294" w:type="dxa"/>
          </w:tcPr>
          <w:p w14:paraId="2D049C7E" w14:textId="297EB37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24F45A6D" w14:textId="25E08928"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6AE57131" w14:textId="77777777" w:rsidR="007E0478" w:rsidRDefault="007E0478" w:rsidP="007E0478">
            <w:pPr>
              <w:rPr>
                <w:ins w:id="480" w:author="Сергей Гизун" w:date="2022-02-26T15:44:00Z"/>
                <w:rFonts w:cs="Arial"/>
              </w:rPr>
            </w:pPr>
            <w:ins w:id="481" w:author="Сергей Гизун" w:date="2022-02-26T15:44:00Z">
              <w:r>
                <w:rPr>
                  <w:rFonts w:cs="Arial"/>
                </w:rPr>
                <w:t xml:space="preserve">ФФД 1.05 – </w:t>
              </w:r>
            </w:ins>
            <w:r>
              <w:rPr>
                <w:rFonts w:cs="Arial"/>
              </w:rPr>
              <w:t>нет</w:t>
            </w:r>
          </w:p>
          <w:p w14:paraId="6C6D137A" w14:textId="7F345E42" w:rsidR="007E0478" w:rsidRDefault="007E0478" w:rsidP="007E0478">
            <w:pPr>
              <w:overflowPunct w:val="0"/>
              <w:autoSpaceDE w:val="0"/>
              <w:autoSpaceDN w:val="0"/>
              <w:adjustRightInd w:val="0"/>
              <w:textAlignment w:val="baseline"/>
              <w:rPr>
                <w:rFonts w:cs="Arial"/>
              </w:rPr>
            </w:pPr>
            <w:ins w:id="482" w:author="Сергей Гизун" w:date="2022-02-26T15:44:00Z">
              <w:r>
                <w:rPr>
                  <w:rFonts w:cs="Arial"/>
                </w:rPr>
                <w:t xml:space="preserve">ФФД 1.2 - </w:t>
              </w:r>
            </w:ins>
            <w:r>
              <w:rPr>
                <w:rFonts w:cs="Arial"/>
              </w:rPr>
              <w:t>нет</w:t>
            </w:r>
          </w:p>
        </w:tc>
      </w:tr>
      <w:tr w:rsidR="007E0478" w:rsidRPr="008F4F86" w14:paraId="30EDAF3A" w14:textId="2F912170" w:rsidTr="00E11C0E">
        <w:tc>
          <w:tcPr>
            <w:tcW w:w="2820" w:type="dxa"/>
          </w:tcPr>
          <w:p w14:paraId="4B86EBCC" w14:textId="192882D4" w:rsidR="007E0478" w:rsidRDefault="007E0478" w:rsidP="007E0478">
            <w:pPr>
              <w:rPr>
                <w:rFonts w:cs="Arial"/>
                <w:lang w:val="en-US"/>
              </w:rPr>
            </w:pPr>
            <w:r>
              <w:rPr>
                <w:lang w:val="en-US"/>
              </w:rPr>
              <w:t>i</w:t>
            </w:r>
            <w:r w:rsidRPr="00627F02">
              <w:rPr>
                <w:lang w:val="en-US"/>
              </w:rPr>
              <w:t>ndustryAttribute</w:t>
            </w:r>
          </w:p>
        </w:tc>
        <w:tc>
          <w:tcPr>
            <w:tcW w:w="3054" w:type="dxa"/>
          </w:tcPr>
          <w:p w14:paraId="1210BF30" w14:textId="442C65FD" w:rsidR="007E0478" w:rsidRDefault="007E0478" w:rsidP="007E0478">
            <w:pPr>
              <w:overflowPunct w:val="0"/>
              <w:autoSpaceDE w:val="0"/>
              <w:autoSpaceDN w:val="0"/>
              <w:adjustRightInd w:val="0"/>
              <w:textAlignment w:val="baseline"/>
            </w:pPr>
            <w:bookmarkStart w:id="483" w:name="OLE_LINK472"/>
            <w:r>
              <w:t>Отраслевой реквизит предмета расчета, 1260</w:t>
            </w:r>
            <w:bookmarkEnd w:id="483"/>
          </w:p>
        </w:tc>
        <w:tc>
          <w:tcPr>
            <w:tcW w:w="2300" w:type="dxa"/>
          </w:tcPr>
          <w:p w14:paraId="27835241" w14:textId="75C1856C" w:rsidR="007E0478" w:rsidRDefault="007E0478" w:rsidP="007E0478">
            <w:pPr>
              <w:overflowPunct w:val="0"/>
              <w:autoSpaceDE w:val="0"/>
              <w:autoSpaceDN w:val="0"/>
              <w:adjustRightInd w:val="0"/>
              <w:textAlignment w:val="baseline"/>
              <w:rPr>
                <w:rFonts w:cs="Arial"/>
              </w:rPr>
            </w:pPr>
            <w:r>
              <w:rPr>
                <w:rFonts w:cs="Arial"/>
              </w:rPr>
              <w:t>Структура п.2.1.1.10.</w:t>
            </w:r>
          </w:p>
        </w:tc>
        <w:tc>
          <w:tcPr>
            <w:tcW w:w="1294" w:type="dxa"/>
          </w:tcPr>
          <w:p w14:paraId="73F75BD4" w14:textId="77C1D14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738ADA82" w14:textId="7C06428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1710F4C1" w14:textId="77777777" w:rsidR="007E0478" w:rsidRDefault="007E0478" w:rsidP="007E0478">
            <w:pPr>
              <w:rPr>
                <w:ins w:id="484" w:author="Сергей Гизун" w:date="2022-02-26T15:44:00Z"/>
                <w:rFonts w:cs="Arial"/>
              </w:rPr>
            </w:pPr>
            <w:ins w:id="485" w:author="Сергей Гизун" w:date="2022-02-26T15:44:00Z">
              <w:r>
                <w:rPr>
                  <w:rFonts w:cs="Arial"/>
                </w:rPr>
                <w:t xml:space="preserve">ФФД 1.05 – </w:t>
              </w:r>
            </w:ins>
            <w:r>
              <w:rPr>
                <w:rFonts w:cs="Arial"/>
              </w:rPr>
              <w:t>нет</w:t>
            </w:r>
          </w:p>
          <w:p w14:paraId="6DBC91BD" w14:textId="008A3D73" w:rsidR="007E0478" w:rsidRDefault="007E0478" w:rsidP="007E0478">
            <w:pPr>
              <w:overflowPunct w:val="0"/>
              <w:autoSpaceDE w:val="0"/>
              <w:autoSpaceDN w:val="0"/>
              <w:adjustRightInd w:val="0"/>
              <w:textAlignment w:val="baseline"/>
              <w:rPr>
                <w:rFonts w:cs="Arial"/>
              </w:rPr>
            </w:pPr>
            <w:ins w:id="486" w:author="Сергей Гизун" w:date="2022-02-26T15:44:00Z">
              <w:r>
                <w:rPr>
                  <w:rFonts w:cs="Arial"/>
                </w:rPr>
                <w:t xml:space="preserve">ФФД 1.2 - </w:t>
              </w:r>
            </w:ins>
            <w:r>
              <w:rPr>
                <w:rFonts w:cs="Arial"/>
              </w:rPr>
              <w:t>нет</w:t>
            </w:r>
          </w:p>
        </w:tc>
      </w:tr>
      <w:tr w:rsidR="007E0478" w:rsidRPr="008F4F86" w14:paraId="31BF673B" w14:textId="762FE782" w:rsidTr="00E11C0E">
        <w:trPr>
          <w:trHeight w:val="156"/>
        </w:trPr>
        <w:tc>
          <w:tcPr>
            <w:tcW w:w="2820" w:type="dxa"/>
          </w:tcPr>
          <w:p w14:paraId="43605388" w14:textId="5E33B93E" w:rsidR="007E0478" w:rsidRPr="00BB64CF" w:rsidRDefault="007E0478" w:rsidP="007E0478">
            <w:pPr>
              <w:rPr>
                <w:lang w:val="en-US"/>
              </w:rPr>
            </w:pPr>
            <w:bookmarkStart w:id="487" w:name="OLE_LINK584"/>
            <w:r>
              <w:rPr>
                <w:lang w:val="en-US"/>
              </w:rPr>
              <w:t>barcodes</w:t>
            </w:r>
            <w:bookmarkEnd w:id="487"/>
          </w:p>
        </w:tc>
        <w:tc>
          <w:tcPr>
            <w:tcW w:w="3054" w:type="dxa"/>
          </w:tcPr>
          <w:p w14:paraId="6171610B" w14:textId="1F412CBF" w:rsidR="007E0478" w:rsidRDefault="007E0478" w:rsidP="007E0478">
            <w:pPr>
              <w:overflowPunct w:val="0"/>
              <w:autoSpaceDE w:val="0"/>
              <w:autoSpaceDN w:val="0"/>
              <w:adjustRightInd w:val="0"/>
              <w:textAlignment w:val="baseline"/>
            </w:pPr>
            <w:bookmarkStart w:id="488" w:name="OLE_LINK585"/>
            <w:bookmarkStart w:id="489" w:name="OLE_LINK586"/>
            <w:r>
              <w:t>Штрих-коды предмета расчета</w:t>
            </w:r>
            <w:bookmarkEnd w:id="488"/>
            <w:bookmarkEnd w:id="489"/>
          </w:p>
        </w:tc>
        <w:tc>
          <w:tcPr>
            <w:tcW w:w="2300" w:type="dxa"/>
          </w:tcPr>
          <w:p w14:paraId="55A4DEA0" w14:textId="57CBA655" w:rsidR="007E0478" w:rsidRDefault="007E0478" w:rsidP="007E0478">
            <w:pPr>
              <w:overflowPunct w:val="0"/>
              <w:autoSpaceDE w:val="0"/>
              <w:autoSpaceDN w:val="0"/>
              <w:adjustRightInd w:val="0"/>
              <w:textAlignment w:val="baseline"/>
              <w:rPr>
                <w:rFonts w:cs="Arial"/>
              </w:rPr>
            </w:pPr>
            <w:r>
              <w:rPr>
                <w:rFonts w:cs="Arial"/>
              </w:rPr>
              <w:t>Структура п.2.1.1.11.</w:t>
            </w:r>
          </w:p>
        </w:tc>
        <w:tc>
          <w:tcPr>
            <w:tcW w:w="1294" w:type="dxa"/>
          </w:tcPr>
          <w:p w14:paraId="30FD9517" w14:textId="503E8EDB"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0B4D5B97" w14:textId="6764310E"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52641422" w14:textId="77777777" w:rsidR="007E0478" w:rsidRDefault="007E0478" w:rsidP="007E0478">
            <w:pPr>
              <w:rPr>
                <w:ins w:id="490" w:author="Сергей Гизун" w:date="2022-02-26T15:44:00Z"/>
                <w:rFonts w:cs="Arial"/>
              </w:rPr>
            </w:pPr>
            <w:ins w:id="491" w:author="Сергей Гизун" w:date="2022-02-26T15:44:00Z">
              <w:r>
                <w:rPr>
                  <w:rFonts w:cs="Arial"/>
                </w:rPr>
                <w:t xml:space="preserve">ФФД 1.05 – </w:t>
              </w:r>
            </w:ins>
            <w:r>
              <w:rPr>
                <w:rFonts w:cs="Arial"/>
              </w:rPr>
              <w:t>нет</w:t>
            </w:r>
          </w:p>
          <w:p w14:paraId="26D15D24" w14:textId="64652E66" w:rsidR="007E0478" w:rsidRDefault="007E0478" w:rsidP="007E0478">
            <w:pPr>
              <w:overflowPunct w:val="0"/>
              <w:autoSpaceDE w:val="0"/>
              <w:autoSpaceDN w:val="0"/>
              <w:adjustRightInd w:val="0"/>
              <w:textAlignment w:val="baseline"/>
              <w:rPr>
                <w:rFonts w:cs="Arial"/>
              </w:rPr>
            </w:pPr>
            <w:ins w:id="492" w:author="Сергей Гизун" w:date="2022-02-26T15:44:00Z">
              <w:r>
                <w:rPr>
                  <w:rFonts w:cs="Arial"/>
                </w:rPr>
                <w:t xml:space="preserve">ФФД 1.2 - </w:t>
              </w:r>
            </w:ins>
            <w:r>
              <w:rPr>
                <w:rFonts w:cs="Arial"/>
              </w:rPr>
              <w:t>нет</w:t>
            </w:r>
          </w:p>
        </w:tc>
      </w:tr>
    </w:tbl>
    <w:p w14:paraId="5038805A" w14:textId="120AD487" w:rsidR="00171765" w:rsidRDefault="00171765" w:rsidP="00171765">
      <w:bookmarkStart w:id="493" w:name="OLE_LINK131"/>
      <w:bookmarkEnd w:id="305"/>
      <w:bookmarkEnd w:id="309"/>
      <w:bookmarkEnd w:id="310"/>
      <w:bookmarkEnd w:id="354"/>
    </w:p>
    <w:p w14:paraId="22A0D0EB" w14:textId="77777777" w:rsidR="00171765" w:rsidRDefault="00171765" w:rsidP="00171765">
      <w:pPr>
        <w:pStyle w:val="ConsPlusNormal"/>
        <w:spacing w:before="240"/>
        <w:ind w:firstLine="540"/>
        <w:jc w:val="both"/>
      </w:pPr>
      <w:r>
        <w:t xml:space="preserve">Примечание: </w:t>
      </w:r>
    </w:p>
    <w:p w14:paraId="0E7B8125" w14:textId="3AB8E6BE" w:rsidR="00171765" w:rsidRDefault="00171765" w:rsidP="00171765">
      <w:pPr>
        <w:pStyle w:val="ConsPlusNormal"/>
        <w:spacing w:before="240"/>
        <w:ind w:firstLine="540"/>
        <w:jc w:val="both"/>
      </w:pPr>
      <w:r>
        <w:t xml:space="preserve">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w:t>
      </w:r>
      <w:r>
        <w:lastRenderedPageBreak/>
        <w:t>одно из значений от "1" до "25", указанных в таблице</w:t>
      </w:r>
      <w:r w:rsidR="005546B5">
        <w:t xml:space="preserve"> </w:t>
      </w:r>
      <w:r>
        <w:t>2.1.1.2.1.</w:t>
      </w:r>
    </w:p>
    <w:p w14:paraId="33161DA4" w14:textId="77777777" w:rsidR="00171765" w:rsidRDefault="00171765" w:rsidP="00171765">
      <w:pPr>
        <w:pStyle w:val="ConsPlusNormal"/>
        <w:spacing w:before="240"/>
        <w:ind w:firstLine="540"/>
        <w:jc w:val="both"/>
      </w:pPr>
      <w:r>
        <w:t xml:space="preserve">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w:t>
      </w:r>
      <w:proofErr w:type="gramStart"/>
      <w:r>
        <w:t>чек )</w:t>
      </w:r>
      <w:proofErr w:type="gramEnd"/>
      <w:r>
        <w:t xml:space="preserve">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14:paraId="6A5A3D2F" w14:textId="5F3AC256" w:rsidR="00942435" w:rsidRDefault="00942435" w:rsidP="00B114E2">
      <w:pPr>
        <w:pStyle w:val="ConsPlusNormal"/>
        <w:spacing w:before="240"/>
        <w:ind w:firstLine="540"/>
        <w:rPr>
          <w:rFonts w:cs="Arial"/>
        </w:rPr>
      </w:pPr>
      <w:r>
        <w:t xml:space="preserve">Параметр </w:t>
      </w:r>
      <w:r w:rsidRPr="00942435">
        <w:rPr>
          <w:rFonts w:cs="Arial"/>
          <w:b/>
          <w:lang w:val="en-US"/>
        </w:rPr>
        <w:t>nomenclatureCode</w:t>
      </w:r>
      <w:r>
        <w:rPr>
          <w:rFonts w:cs="Arial"/>
        </w:rPr>
        <w:t xml:space="preserve"> используется для </w:t>
      </w:r>
      <w:r w:rsidRPr="00942435">
        <w:rPr>
          <w:rFonts w:cs="Arial"/>
          <w:b/>
        </w:rPr>
        <w:t>ФФД 1.05</w:t>
      </w:r>
      <w:r>
        <w:rPr>
          <w:rFonts w:cs="Arial"/>
        </w:rPr>
        <w:t xml:space="preserve">, </w:t>
      </w:r>
      <w:r w:rsidRPr="00942435">
        <w:rPr>
          <w:rFonts w:cs="Arial"/>
          <w:b/>
          <w:lang w:val="en-US"/>
        </w:rPr>
        <w:t>itemCode</w:t>
      </w:r>
      <w:r>
        <w:rPr>
          <w:rFonts w:cs="Arial"/>
        </w:rPr>
        <w:t xml:space="preserve"> используется для </w:t>
      </w:r>
      <w:r w:rsidRPr="00942435">
        <w:rPr>
          <w:rFonts w:cs="Arial"/>
          <w:b/>
        </w:rPr>
        <w:t>ФФД 1.2.</w:t>
      </w:r>
      <w:r>
        <w:rPr>
          <w:rFonts w:cs="Arial"/>
        </w:rPr>
        <w:t xml:space="preserve"> </w:t>
      </w:r>
    </w:p>
    <w:p w14:paraId="6C3E36C7" w14:textId="7B67F8FF" w:rsidR="00942435" w:rsidRPr="00B114E2" w:rsidRDefault="00942435" w:rsidP="00B114E2">
      <w:pPr>
        <w:pStyle w:val="ConsPlusNormal"/>
        <w:spacing w:before="240"/>
        <w:ind w:firstLine="540"/>
      </w:pPr>
      <w:r>
        <w:t xml:space="preserve">Параметр </w:t>
      </w:r>
      <w:r w:rsidRPr="00B114E2">
        <w:rPr>
          <w:b/>
        </w:rPr>
        <w:t>unitOfMeasurement</w:t>
      </w:r>
      <w:r>
        <w:t xml:space="preserve"> используется для </w:t>
      </w:r>
      <w:r w:rsidRPr="00B114E2">
        <w:rPr>
          <w:b/>
        </w:rPr>
        <w:t>ФФД 1.05</w:t>
      </w:r>
      <w:r>
        <w:t xml:space="preserve">, </w:t>
      </w:r>
      <w:r w:rsidR="00B114E2" w:rsidRPr="00B114E2">
        <w:rPr>
          <w:rFonts w:cs="Arial"/>
          <w:b/>
          <w:lang w:val="en-US"/>
        </w:rPr>
        <w:t>quantityMeasurementUnit</w:t>
      </w:r>
      <w:r w:rsidR="00B114E2">
        <w:rPr>
          <w:rFonts w:cs="Arial"/>
        </w:rPr>
        <w:t xml:space="preserve"> используется для </w:t>
      </w:r>
      <w:r w:rsidR="00B114E2" w:rsidRPr="00B114E2">
        <w:rPr>
          <w:rFonts w:cs="Arial"/>
          <w:b/>
        </w:rPr>
        <w:t>ФФД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lastRenderedPageBreak/>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 xml:space="preserve">доход в виде дохода, распределяемого в пользу </w:t>
            </w:r>
            <w:r w:rsidRPr="00A11B0A">
              <w:lastRenderedPageBreak/>
              <w:t>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lastRenderedPageBreak/>
              <w:t xml:space="preserve">доход в виде дохода, </w:t>
            </w:r>
            <w:r w:rsidRPr="00A11B0A">
              <w:lastRenderedPageBreak/>
              <w:t>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lastRenderedPageBreak/>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 xml:space="preserve">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w:t>
            </w:r>
            <w:r w:rsidRPr="00A11B0A">
              <w:lastRenderedPageBreak/>
              <w:t>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lastRenderedPageBreak/>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lastRenderedPageBreak/>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доход в виде использованных не по целевому назначению предприятиями и организациями, в состав которых входят особо радиационно опасные и ядерно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 xml:space="preserve">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w:t>
            </w:r>
            <w:r w:rsidRPr="00A11B0A">
              <w:lastRenderedPageBreak/>
              <w:t>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lastRenderedPageBreak/>
              <w:t xml:space="preserve">доход в виде сумм кредиторской задолженности, списанной в связи с истечением срока исковой давности или по другим </w:t>
            </w:r>
            <w:r w:rsidRPr="00A11B0A">
              <w:lastRenderedPageBreak/>
              <w:t>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lastRenderedPageBreak/>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 xml:space="preserve">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w:t>
            </w:r>
            <w:r w:rsidRPr="00A11B0A">
              <w:lastRenderedPageBreak/>
              <w:t>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lastRenderedPageBreak/>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lastRenderedPageBreak/>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lastRenderedPageBreak/>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 xml:space="preserve">платежи (взносы) по договорам добровольного </w:t>
            </w:r>
            <w:r w:rsidRPr="00A11B0A">
              <w:lastRenderedPageBreak/>
              <w:t>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lastRenderedPageBreak/>
              <w:t xml:space="preserve">платежи по добровольному </w:t>
            </w:r>
            <w:r w:rsidRPr="00A11B0A">
              <w:lastRenderedPageBreak/>
              <w:t>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494" w:name="_Toc507539854"/>
      <w:bookmarkStart w:id="495" w:name="_Toc27489459"/>
      <w:bookmarkStart w:id="496" w:name="_Toc80026475"/>
      <w:r>
        <w:rPr>
          <w:rFonts w:cs="Arial"/>
        </w:rPr>
        <w:t>2.1.1.3</w:t>
      </w:r>
      <w:r>
        <w:t xml:space="preserve"> Параметры закрытия чека</w:t>
      </w:r>
      <w:bookmarkEnd w:id="494"/>
      <w:bookmarkEnd w:id="495"/>
      <w:bookmarkEnd w:id="496"/>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497" w:name="OLE_LINK336"/>
            <w:bookmarkStart w:id="498" w:name="OLE_LINK337"/>
            <w:bookmarkStart w:id="499" w:name="OLE_LINK338"/>
            <w:r>
              <w:rPr>
                <w:rFonts w:cs="Arial"/>
              </w:rPr>
              <w:t>Оплаты</w:t>
            </w:r>
            <w:bookmarkEnd w:id="497"/>
            <w:bookmarkEnd w:id="498"/>
            <w:bookmarkEnd w:id="499"/>
          </w:p>
        </w:tc>
        <w:tc>
          <w:tcPr>
            <w:tcW w:w="3320" w:type="dxa"/>
          </w:tcPr>
          <w:p w14:paraId="124BC13F" w14:textId="77777777" w:rsidR="005546B5" w:rsidRDefault="005546B5" w:rsidP="00171765">
            <w:pPr>
              <w:rPr>
                <w:rFonts w:cs="Arial"/>
              </w:rPr>
            </w:pPr>
            <w:r>
              <w:rPr>
                <w:rFonts w:cs="Arial"/>
              </w:rPr>
              <w:t>Массив структур п.2.1.1.4</w:t>
            </w:r>
          </w:p>
        </w:tc>
        <w:tc>
          <w:tcPr>
            <w:tcW w:w="3320" w:type="dxa"/>
          </w:tcPr>
          <w:p w14:paraId="1084E221" w14:textId="7C0AAB48" w:rsidR="005546B5" w:rsidRDefault="005546B5" w:rsidP="00171765">
            <w:pPr>
              <w:rPr>
                <w:rFonts w:cs="Arial"/>
              </w:rPr>
            </w:pPr>
            <w:r>
              <w:rPr>
                <w:rFonts w:cs="Arial"/>
              </w:rPr>
              <w:t xml:space="preserve">Обязательность </w:t>
            </w:r>
          </w:p>
        </w:tc>
      </w:tr>
      <w:tr w:rsidR="005546B5" w:rsidRPr="008F4F86" w14:paraId="4B527395" w14:textId="54E3C934" w:rsidTr="005546B5">
        <w:tc>
          <w:tcPr>
            <w:tcW w:w="1813" w:type="dxa"/>
          </w:tcPr>
          <w:p w14:paraId="068F11C9" w14:textId="77777777" w:rsidR="005546B5" w:rsidRPr="00A25067" w:rsidRDefault="005546B5" w:rsidP="00171765">
            <w:pPr>
              <w:rPr>
                <w:rFonts w:cs="Arial"/>
              </w:rPr>
            </w:pPr>
            <w:r>
              <w:rPr>
                <w:rFonts w:cs="Arial"/>
                <w:lang w:val="en-US"/>
              </w:rPr>
              <w:t>t</w:t>
            </w:r>
            <w:r w:rsidRPr="00E40114">
              <w:rPr>
                <w:rFonts w:cs="Arial"/>
              </w:rPr>
              <w:t>axationSystem</w:t>
            </w:r>
          </w:p>
        </w:tc>
        <w:tc>
          <w:tcPr>
            <w:tcW w:w="5150" w:type="dxa"/>
          </w:tcPr>
          <w:p w14:paraId="39AA112E" w14:textId="77777777" w:rsidR="005546B5" w:rsidRPr="0002624B" w:rsidRDefault="005546B5" w:rsidP="00171765">
            <w:pPr>
              <w:rPr>
                <w:rFonts w:cs="Arial"/>
              </w:rPr>
            </w:pPr>
            <w:bookmarkStart w:id="500" w:name="OLE_LINK334"/>
            <w:bookmarkStart w:id="501" w:name="OLE_LINK335"/>
            <w:r w:rsidRPr="00E40114">
              <w:rPr>
                <w:rFonts w:cs="Arial"/>
              </w:rPr>
              <w:t>Система налогообложения</w:t>
            </w:r>
            <w:r>
              <w:rPr>
                <w:rFonts w:cs="Arial"/>
              </w:rPr>
              <w:t>, 1055</w:t>
            </w:r>
            <w:r w:rsidRPr="0002624B">
              <w:rPr>
                <w:rFonts w:cs="Arial"/>
              </w:rPr>
              <w:t>:</w:t>
            </w:r>
          </w:p>
          <w:p w14:paraId="4C61DE4A" w14:textId="77777777" w:rsidR="005546B5" w:rsidRPr="00DD5EDD" w:rsidRDefault="005546B5" w:rsidP="00171765">
            <w:pPr>
              <w:rPr>
                <w:rFonts w:cs="Arial"/>
              </w:rPr>
            </w:pPr>
            <w:r w:rsidRPr="00DD5EDD">
              <w:rPr>
                <w:rFonts w:cs="Arial"/>
              </w:rPr>
              <w:t>0 – Общая, ОСН</w:t>
            </w:r>
          </w:p>
          <w:p w14:paraId="619988C9" w14:textId="77777777" w:rsidR="005546B5" w:rsidRPr="00DD5EDD" w:rsidRDefault="005546B5" w:rsidP="00171765">
            <w:pPr>
              <w:rPr>
                <w:rFonts w:cs="Arial"/>
              </w:rPr>
            </w:pPr>
            <w:r w:rsidRPr="00DD5EDD">
              <w:rPr>
                <w:rFonts w:cs="Arial"/>
              </w:rPr>
              <w:t>1 – Упрощенная доход, УСН доход</w:t>
            </w:r>
          </w:p>
          <w:p w14:paraId="5A2160EF" w14:textId="77777777" w:rsidR="005546B5" w:rsidRPr="00DD5EDD" w:rsidRDefault="005546B5" w:rsidP="00171765">
            <w:pPr>
              <w:rPr>
                <w:rFonts w:cs="Arial"/>
              </w:rPr>
            </w:pPr>
            <w:r w:rsidRPr="00DD5EDD">
              <w:rPr>
                <w:rFonts w:cs="Arial"/>
              </w:rPr>
              <w:t>2 – Упрощенная доход минус расход, УСН доход - расход</w:t>
            </w:r>
          </w:p>
          <w:p w14:paraId="4D908977" w14:textId="77777777" w:rsidR="005546B5" w:rsidRPr="00DD5EDD" w:rsidRDefault="005546B5" w:rsidP="00171765">
            <w:pPr>
              <w:rPr>
                <w:rFonts w:cs="Arial"/>
              </w:rPr>
            </w:pPr>
            <w:r w:rsidRPr="00DD5EDD">
              <w:rPr>
                <w:rFonts w:cs="Arial"/>
              </w:rPr>
              <w:t>3 – Единый налог на вмененный доход, ЕНВД</w:t>
            </w:r>
          </w:p>
          <w:p w14:paraId="3CF66F80" w14:textId="77777777" w:rsidR="005546B5" w:rsidRPr="00E41E42" w:rsidRDefault="005546B5" w:rsidP="00171765">
            <w:pPr>
              <w:rPr>
                <w:rFonts w:cs="Arial"/>
              </w:rPr>
            </w:pPr>
            <w:r w:rsidRPr="00E41E42">
              <w:rPr>
                <w:rFonts w:cs="Arial"/>
              </w:rPr>
              <w:t>4 – Единый сельскохозяйственный налог, ЕСН</w:t>
            </w:r>
          </w:p>
          <w:p w14:paraId="55205019" w14:textId="77777777" w:rsidR="005546B5" w:rsidRPr="00E41E42" w:rsidRDefault="005546B5" w:rsidP="00171765">
            <w:pPr>
              <w:rPr>
                <w:rFonts w:cs="Arial"/>
              </w:rPr>
            </w:pPr>
            <w:r w:rsidRPr="00E41E42">
              <w:rPr>
                <w:rFonts w:cs="Arial"/>
              </w:rPr>
              <w:t>5 – Патентная система налогообложения, Патент</w:t>
            </w:r>
            <w:bookmarkEnd w:id="500"/>
            <w:bookmarkEnd w:id="501"/>
          </w:p>
        </w:tc>
        <w:tc>
          <w:tcPr>
            <w:tcW w:w="3320" w:type="dxa"/>
          </w:tcPr>
          <w:p w14:paraId="53ADBDAD" w14:textId="17ED79EC" w:rsidR="005546B5" w:rsidRDefault="005546B5" w:rsidP="005546B5">
            <w:pPr>
              <w:rPr>
                <w:rFonts w:cs="Arial"/>
              </w:rPr>
            </w:pPr>
            <w:r>
              <w:rPr>
                <w:rFonts w:cs="Arial"/>
              </w:rPr>
              <w:t xml:space="preserve">Число от 0 до 5. </w:t>
            </w:r>
          </w:p>
        </w:tc>
        <w:tc>
          <w:tcPr>
            <w:tcW w:w="3320" w:type="dxa"/>
          </w:tcPr>
          <w:p w14:paraId="4059DDD2" w14:textId="4CF1FD17" w:rsidR="005546B5" w:rsidRDefault="005546B5" w:rsidP="005546B5">
            <w:pPr>
              <w:rPr>
                <w:ins w:id="502" w:author="Сергей Гизун" w:date="2022-02-26T15:44:00Z"/>
                <w:rFonts w:cs="Arial"/>
              </w:rPr>
            </w:pPr>
            <w:ins w:id="503" w:author="Сергей Гизун" w:date="2022-02-26T15:44:00Z">
              <w:r>
                <w:rPr>
                  <w:rFonts w:cs="Arial"/>
                </w:rPr>
                <w:t xml:space="preserve">ФФД 1.05 – </w:t>
              </w:r>
            </w:ins>
            <w:r>
              <w:rPr>
                <w:rFonts w:cs="Arial"/>
              </w:rPr>
              <w:t>да</w:t>
            </w:r>
          </w:p>
          <w:p w14:paraId="41AAB917" w14:textId="323E37BF" w:rsidR="005546B5" w:rsidRDefault="005546B5" w:rsidP="005546B5">
            <w:pPr>
              <w:rPr>
                <w:rFonts w:cs="Arial"/>
              </w:rPr>
            </w:pPr>
            <w:ins w:id="504" w:author="Сергей Гизун" w:date="2022-02-26T15:44:00Z">
              <w:r>
                <w:rPr>
                  <w:rFonts w:cs="Arial"/>
                </w:rPr>
                <w:t xml:space="preserve">ФФД 1.2 - </w:t>
              </w:r>
            </w:ins>
            <w:r>
              <w:rPr>
                <w:rFonts w:cs="Arial"/>
              </w:rPr>
              <w:t>да</w:t>
            </w:r>
          </w:p>
        </w:tc>
      </w:tr>
      <w:bookmarkEnd w:id="493"/>
    </w:tbl>
    <w:p w14:paraId="3528FDE3" w14:textId="77777777" w:rsidR="00171765" w:rsidRDefault="00171765" w:rsidP="00171765"/>
    <w:p w14:paraId="3CEE92C9" w14:textId="43B566EC" w:rsidR="00892177" w:rsidRDefault="00892177" w:rsidP="00171765">
      <w:proofErr w:type="gramStart"/>
      <w:r>
        <w:t>Примечание:</w:t>
      </w:r>
      <w:r>
        <w:br/>
      </w:r>
      <w:r w:rsidRPr="00B114E2">
        <w:rPr>
          <w:b/>
          <w:sz w:val="24"/>
        </w:rPr>
        <w:t>Внимание</w:t>
      </w:r>
      <w:proofErr w:type="gramEnd"/>
      <w:r w:rsidRPr="00B114E2">
        <w:rPr>
          <w:b/>
          <w:sz w:val="24"/>
        </w:rPr>
        <w:t>!</w:t>
      </w:r>
      <w:r w:rsidRPr="002930F0">
        <w:t xml:space="preserve"> С 01.01.2021 ЕНВД отменен. Для выбора подходящего режима налогообложения Вы можете воспользоваться специальным </w:t>
      </w:r>
      <w:hyperlink r:id="rId31"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505" w:name="_Toc507539855"/>
      <w:bookmarkStart w:id="506" w:name="_Toc27489460"/>
      <w:bookmarkStart w:id="507" w:name="_Toc80026476"/>
      <w:r>
        <w:rPr>
          <w:rFonts w:cs="Arial"/>
        </w:rPr>
        <w:t>2.1.1.</w:t>
      </w:r>
      <w:r>
        <w:rPr>
          <w:rFonts w:cs="Arial"/>
          <w:lang w:val="en-US"/>
        </w:rPr>
        <w:t>4</w:t>
      </w:r>
      <w:r>
        <w:t xml:space="preserve"> Оплата</w:t>
      </w:r>
      <w:bookmarkEnd w:id="505"/>
      <w:bookmarkEnd w:id="506"/>
      <w:bookmarkEnd w:id="507"/>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5546B5" w:rsidRPr="00E41E42" w:rsidRDefault="005546B5" w:rsidP="00171765">
            <w:pPr>
              <w:rPr>
                <w:rFonts w:cs="Arial"/>
              </w:rPr>
            </w:pPr>
            <w:bookmarkStart w:id="508" w:name="OLE_LINK339"/>
            <w:bookmarkStart w:id="509" w:name="OLE_LINK340"/>
            <w:r>
              <w:rPr>
                <w:rFonts w:cs="Arial"/>
              </w:rPr>
              <w:t>Тип оплаты</w:t>
            </w:r>
            <w:r w:rsidRPr="00E41E42">
              <w:rPr>
                <w:rFonts w:cs="Arial"/>
              </w:rPr>
              <w:t>:</w:t>
            </w:r>
          </w:p>
          <w:p w14:paraId="71183D93" w14:textId="77777777" w:rsidR="005546B5" w:rsidRPr="00B334D5" w:rsidRDefault="005546B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5546B5" w:rsidRPr="00B334D5" w:rsidRDefault="005546B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5546B5" w:rsidRPr="00B334D5" w:rsidRDefault="005546B5" w:rsidP="00171765">
            <w:pPr>
              <w:rPr>
                <w:rFonts w:cs="Arial"/>
              </w:rPr>
            </w:pPr>
            <w:r w:rsidRPr="00721334">
              <w:rPr>
                <w:rFonts w:cs="Arial"/>
              </w:rPr>
              <w:lastRenderedPageBreak/>
              <w:t xml:space="preserve">14 – </w:t>
            </w:r>
            <w:r>
              <w:t>сумма по чеку предоплатой (зачетом аванса и (или) предыдущих платежей)</w:t>
            </w:r>
            <w:r w:rsidRPr="00B334D5">
              <w:t xml:space="preserve">, </w:t>
            </w:r>
            <w:r>
              <w:t>1215</w:t>
            </w:r>
          </w:p>
          <w:p w14:paraId="63965B8A" w14:textId="77777777" w:rsidR="005546B5" w:rsidRPr="00B334D5" w:rsidRDefault="005546B5" w:rsidP="00171765">
            <w:pPr>
              <w:rPr>
                <w:rFonts w:cs="Arial"/>
              </w:rPr>
            </w:pPr>
            <w:r w:rsidRPr="00721334">
              <w:rPr>
                <w:rFonts w:cs="Arial"/>
              </w:rPr>
              <w:t xml:space="preserve">15 – </w:t>
            </w:r>
            <w:r>
              <w:t>сумма по чеку постоплатой (в кредит)</w:t>
            </w:r>
            <w:r w:rsidRPr="00B334D5">
              <w:t xml:space="preserve">, </w:t>
            </w:r>
            <w:r>
              <w:t>1216</w:t>
            </w:r>
          </w:p>
          <w:p w14:paraId="1A429B78" w14:textId="77777777" w:rsidR="005546B5" w:rsidRPr="00B334D5" w:rsidRDefault="005546B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508"/>
            <w:bookmarkEnd w:id="509"/>
          </w:p>
        </w:tc>
        <w:tc>
          <w:tcPr>
            <w:tcW w:w="3320" w:type="dxa"/>
          </w:tcPr>
          <w:p w14:paraId="0853185F" w14:textId="3B4A3196" w:rsidR="005546B5" w:rsidRDefault="005546B5" w:rsidP="005546B5">
            <w:pPr>
              <w:rPr>
                <w:rFonts w:cs="Arial"/>
              </w:rPr>
            </w:pPr>
            <w:r>
              <w:rPr>
                <w:rFonts w:cs="Arial"/>
              </w:rPr>
              <w:lastRenderedPageBreak/>
              <w:t xml:space="preserve">Число от 1 до 16. </w:t>
            </w:r>
          </w:p>
        </w:tc>
        <w:tc>
          <w:tcPr>
            <w:tcW w:w="3320" w:type="dxa"/>
          </w:tcPr>
          <w:p w14:paraId="13513921" w14:textId="07C58CBC" w:rsidR="005546B5" w:rsidRDefault="005546B5" w:rsidP="005546B5">
            <w:pPr>
              <w:rPr>
                <w:ins w:id="510" w:author="Сергей Гизун" w:date="2022-02-26T15:44:00Z"/>
                <w:rFonts w:cs="Arial"/>
              </w:rPr>
            </w:pPr>
            <w:ins w:id="511" w:author="Сергей Гизун" w:date="2022-02-26T15:44:00Z">
              <w:r>
                <w:rPr>
                  <w:rFonts w:cs="Arial"/>
                </w:rPr>
                <w:t xml:space="preserve">ФФД 1.05 – </w:t>
              </w:r>
            </w:ins>
            <w:r>
              <w:rPr>
                <w:rFonts w:cs="Arial"/>
              </w:rPr>
              <w:t>да</w:t>
            </w:r>
          </w:p>
          <w:p w14:paraId="14BD8DA7" w14:textId="70BCAACA" w:rsidR="005546B5" w:rsidRDefault="005546B5" w:rsidP="005546B5">
            <w:pPr>
              <w:rPr>
                <w:rFonts w:cs="Arial"/>
              </w:rPr>
            </w:pPr>
            <w:ins w:id="512" w:author="Сергей Гизун" w:date="2022-02-26T15:44:00Z">
              <w:r>
                <w:rPr>
                  <w:rFonts w:cs="Arial"/>
                </w:rPr>
                <w:t xml:space="preserve">ФФД 1.2 - </w:t>
              </w:r>
            </w:ins>
            <w:r>
              <w:rPr>
                <w:rFonts w:cs="Arial"/>
              </w:rPr>
              <w:t>да</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lastRenderedPageBreak/>
              <w:t>a</w:t>
            </w:r>
            <w:r w:rsidRPr="00E40114">
              <w:rPr>
                <w:rFonts w:cs="Arial"/>
              </w:rPr>
              <w:t>mount</w:t>
            </w:r>
          </w:p>
        </w:tc>
        <w:tc>
          <w:tcPr>
            <w:tcW w:w="5150" w:type="dxa"/>
          </w:tcPr>
          <w:p w14:paraId="1CC23920" w14:textId="77777777" w:rsidR="005546B5" w:rsidRPr="00E40114" w:rsidRDefault="005546B5" w:rsidP="00171765">
            <w:pPr>
              <w:rPr>
                <w:rFonts w:cs="Arial"/>
              </w:rPr>
            </w:pPr>
            <w:bookmarkStart w:id="513" w:name="OLE_LINK341"/>
            <w:bookmarkStart w:id="514" w:name="OLE_LINK342"/>
            <w:bookmarkStart w:id="515" w:name="OLE_LINK343"/>
            <w:r>
              <w:rPr>
                <w:rFonts w:cs="Arial"/>
              </w:rPr>
              <w:t>Сумма оплаты</w:t>
            </w:r>
            <w:bookmarkEnd w:id="513"/>
            <w:bookmarkEnd w:id="514"/>
            <w:bookmarkEnd w:id="515"/>
          </w:p>
        </w:tc>
        <w:tc>
          <w:tcPr>
            <w:tcW w:w="3320" w:type="dxa"/>
          </w:tcPr>
          <w:p w14:paraId="621643E9" w14:textId="77777777" w:rsidR="005546B5" w:rsidRPr="00525F22" w:rsidRDefault="005546B5" w:rsidP="00171765">
            <w:pPr>
              <w:rPr>
                <w:rFonts w:cs="Arial"/>
              </w:rPr>
            </w:pPr>
            <w:bookmarkStart w:id="516" w:name="OLE_LINK285"/>
            <w:bookmarkStart w:id="517" w:name="OLE_LINK286"/>
            <w:r>
              <w:rPr>
                <w:rFonts w:cs="Arial"/>
              </w:rPr>
              <w:t>Десятичное число с точностью до 2 символов после точки</w:t>
            </w:r>
            <w:bookmarkEnd w:id="516"/>
            <w:bookmarkEnd w:id="517"/>
            <w:r>
              <w:rPr>
                <w:rFonts w:cs="Arial"/>
              </w:rPr>
              <w:t>*. Параметр обязательный.</w:t>
            </w:r>
          </w:p>
        </w:tc>
        <w:tc>
          <w:tcPr>
            <w:tcW w:w="3320" w:type="dxa"/>
          </w:tcPr>
          <w:p w14:paraId="6A571105" w14:textId="77777777" w:rsidR="005546B5" w:rsidRDefault="005546B5" w:rsidP="005546B5">
            <w:pPr>
              <w:rPr>
                <w:ins w:id="518" w:author="Сергей Гизун" w:date="2022-02-26T15:44:00Z"/>
                <w:rFonts w:cs="Arial"/>
              </w:rPr>
            </w:pPr>
            <w:ins w:id="519" w:author="Сергей Гизун" w:date="2022-02-26T15:44:00Z">
              <w:r>
                <w:rPr>
                  <w:rFonts w:cs="Arial"/>
                </w:rPr>
                <w:t xml:space="preserve">ФФД 1.05 – </w:t>
              </w:r>
            </w:ins>
            <w:r>
              <w:rPr>
                <w:rFonts w:cs="Arial"/>
              </w:rPr>
              <w:t>да</w:t>
            </w:r>
          </w:p>
          <w:p w14:paraId="7E300588" w14:textId="2934DAD0" w:rsidR="005546B5" w:rsidRDefault="005546B5" w:rsidP="005546B5">
            <w:pPr>
              <w:rPr>
                <w:rFonts w:cs="Arial"/>
              </w:rPr>
            </w:pPr>
            <w:ins w:id="520" w:author="Сергей Гизун" w:date="2022-02-26T15:44:00Z">
              <w:r>
                <w:rPr>
                  <w:rFonts w:cs="Arial"/>
                </w:rPr>
                <w:t xml:space="preserve">ФФД 1.2 - </w:t>
              </w:r>
            </w:ins>
            <w:r>
              <w:rPr>
                <w:rFonts w:cs="Arial"/>
              </w:rPr>
              <w:t>да</w:t>
            </w:r>
          </w:p>
        </w:tc>
      </w:tr>
    </w:tbl>
    <w:p w14:paraId="0329EE39" w14:textId="77777777" w:rsidR="00171765" w:rsidRDefault="00171765" w:rsidP="00171765">
      <w:r>
        <w:t xml:space="preserve">* Максимальная сумма чека </w:t>
      </w:r>
      <w:bookmarkStart w:id="521" w:name="OLE_LINK49"/>
      <w:bookmarkStart w:id="522" w:name="OLE_LINK50"/>
      <w:bookmarkStart w:id="523" w:name="OLE_LINK51"/>
      <w:bookmarkStart w:id="524" w:name="OLE_LINK52"/>
      <w:bookmarkStart w:id="525" w:name="OLE_LINK173"/>
      <w:bookmarkStart w:id="526" w:name="OLE_LINK174"/>
      <w:bookmarkStart w:id="527" w:name="OLE_LINK175"/>
      <w:r>
        <w:t xml:space="preserve">99 999 999.99 </w:t>
      </w:r>
      <w:bookmarkEnd w:id="521"/>
      <w:bookmarkEnd w:id="522"/>
      <w:r>
        <w:t>рублей</w:t>
      </w:r>
      <w:bookmarkEnd w:id="523"/>
      <w:bookmarkEnd w:id="524"/>
      <w:bookmarkEnd w:id="525"/>
      <w:bookmarkEnd w:id="526"/>
      <w:bookmarkEnd w:id="527"/>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528" w:name="OLE_LINK195"/>
      <w:bookmarkStart w:id="529" w:name="OLE_LINK196"/>
      <w:bookmarkStart w:id="530" w:name="OLE_LINK197"/>
      <w:bookmarkStart w:id="531" w:name="OLE_LINK198"/>
      <w:bookmarkStart w:id="532" w:name="OLE_LINK199"/>
      <w:r w:rsidRPr="00F33DE0">
        <w:t>281</w:t>
      </w:r>
      <w:r>
        <w:t> </w:t>
      </w:r>
      <w:r w:rsidRPr="00F33DE0">
        <w:t>474</w:t>
      </w:r>
      <w:r>
        <w:t> </w:t>
      </w:r>
      <w:r w:rsidRPr="00F33DE0">
        <w:t>976.710</w:t>
      </w:r>
      <w:r>
        <w:t> </w:t>
      </w:r>
      <w:r w:rsidRPr="00F33DE0">
        <w:t>655</w:t>
      </w:r>
      <w:bookmarkEnd w:id="528"/>
      <w:bookmarkEnd w:id="529"/>
      <w:bookmarkEnd w:id="530"/>
      <w:bookmarkEnd w:id="531"/>
      <w:bookmarkEnd w:id="532"/>
      <w:r>
        <w:t>.</w:t>
      </w:r>
    </w:p>
    <w:p w14:paraId="7AA4AAE3" w14:textId="77777777" w:rsidR="00171765" w:rsidRPr="00D74AB1" w:rsidRDefault="00171765" w:rsidP="00171765">
      <w:bookmarkStart w:id="533" w:name="OLE_LINK215"/>
      <w:bookmarkStart w:id="534" w:name="OLE_LINK216"/>
    </w:p>
    <w:p w14:paraId="1A3CD0CA" w14:textId="77777777" w:rsidR="00171765" w:rsidRPr="007B0FC3" w:rsidRDefault="00171765" w:rsidP="00705CE0">
      <w:pPr>
        <w:pStyle w:val="4"/>
      </w:pPr>
      <w:bookmarkStart w:id="535" w:name="_Toc507539856"/>
      <w:bookmarkStart w:id="536" w:name="_Toc27489461"/>
      <w:bookmarkStart w:id="537" w:name="_Toc80026477"/>
      <w:r>
        <w:rPr>
          <w:rFonts w:cs="Arial"/>
        </w:rPr>
        <w:t>2.1.1.</w:t>
      </w:r>
      <w:r>
        <w:rPr>
          <w:rFonts w:cs="Arial"/>
          <w:lang w:val="en-US"/>
        </w:rPr>
        <w:t>5</w:t>
      </w:r>
      <w:r>
        <w:t xml:space="preserve"> Дополнительный реквизит пользователя</w:t>
      </w:r>
      <w:bookmarkEnd w:id="535"/>
      <w:bookmarkEnd w:id="536"/>
      <w:bookmarkEnd w:id="537"/>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538" w:name="OLE_LINK302"/>
            <w:bookmarkStart w:id="539" w:name="OLE_LINK303"/>
            <w:r>
              <w:t>Н</w:t>
            </w:r>
            <w:r w:rsidRPr="00C427A1">
              <w:t>аименование дополнительного реквизита пользователя</w:t>
            </w:r>
            <w:r>
              <w:t>, 1085</w:t>
            </w:r>
            <w:bookmarkEnd w:id="538"/>
            <w:bookmarkEnd w:id="539"/>
          </w:p>
        </w:tc>
        <w:tc>
          <w:tcPr>
            <w:tcW w:w="3183" w:type="dxa"/>
          </w:tcPr>
          <w:p w14:paraId="017966A4" w14:textId="77777777" w:rsidR="005546B5" w:rsidRDefault="005546B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5546B5" w:rsidRPr="003C11F4"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43701FA4" w14:textId="2DE6E3DF" w:rsidR="005546B5" w:rsidRDefault="005546B5" w:rsidP="005546B5">
            <w:pPr>
              <w:rPr>
                <w:ins w:id="540" w:author="Сергей Гизун" w:date="2022-02-26T15:44:00Z"/>
                <w:rFonts w:cs="Arial"/>
              </w:rPr>
            </w:pPr>
            <w:ins w:id="541" w:author="Сергей Гизун" w:date="2022-02-26T15:44:00Z">
              <w:r>
                <w:rPr>
                  <w:rFonts w:cs="Arial"/>
                </w:rPr>
                <w:t xml:space="preserve">ФФД 1.05 – </w:t>
              </w:r>
            </w:ins>
            <w:r>
              <w:rPr>
                <w:rFonts w:cs="Arial"/>
              </w:rPr>
              <w:t>нет</w:t>
            </w:r>
          </w:p>
          <w:p w14:paraId="0417385A" w14:textId="6DB6FF68" w:rsidR="005546B5" w:rsidRDefault="005546B5" w:rsidP="005546B5">
            <w:pPr>
              <w:rPr>
                <w:rFonts w:cs="Arial"/>
              </w:rPr>
            </w:pPr>
            <w:ins w:id="542" w:author="Сергей Гизун" w:date="2022-02-26T15:44:00Z">
              <w:r>
                <w:rPr>
                  <w:rFonts w:cs="Arial"/>
                </w:rPr>
                <w:t xml:space="preserve">ФФД 1.2 - </w:t>
              </w:r>
            </w:ins>
            <w:r>
              <w:rPr>
                <w:rFonts w:cs="Arial"/>
              </w:rPr>
              <w:t>нет</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543" w:name="OLE_LINK304"/>
            <w:bookmarkStart w:id="544" w:name="OLE_LINK305"/>
            <w:r>
              <w:t>З</w:t>
            </w:r>
            <w:r w:rsidRPr="00C427A1">
              <w:t>начение дополнительного реквизита пользователя</w:t>
            </w:r>
            <w:r>
              <w:t>, 1086</w:t>
            </w:r>
            <w:bookmarkEnd w:id="543"/>
            <w:bookmarkEnd w:id="544"/>
          </w:p>
        </w:tc>
        <w:tc>
          <w:tcPr>
            <w:tcW w:w="3183" w:type="dxa"/>
          </w:tcPr>
          <w:p w14:paraId="43674746" w14:textId="77777777" w:rsidR="005546B5" w:rsidRDefault="005546B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5546B5" w:rsidRPr="00525F22"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715D5326" w14:textId="77777777" w:rsidR="005546B5" w:rsidRDefault="005546B5" w:rsidP="005546B5">
            <w:pPr>
              <w:rPr>
                <w:ins w:id="545" w:author="Сергей Гизун" w:date="2022-02-26T15:44:00Z"/>
                <w:rFonts w:cs="Arial"/>
              </w:rPr>
            </w:pPr>
            <w:ins w:id="546" w:author="Сергей Гизун" w:date="2022-02-26T15:44:00Z">
              <w:r>
                <w:rPr>
                  <w:rFonts w:cs="Arial"/>
                </w:rPr>
                <w:t xml:space="preserve">ФФД 1.05 – </w:t>
              </w:r>
            </w:ins>
            <w:r>
              <w:rPr>
                <w:rFonts w:cs="Arial"/>
              </w:rPr>
              <w:t>нет</w:t>
            </w:r>
          </w:p>
          <w:p w14:paraId="794411E9" w14:textId="244BDAA8" w:rsidR="005546B5" w:rsidRDefault="005546B5" w:rsidP="005546B5">
            <w:pPr>
              <w:rPr>
                <w:rFonts w:cs="Arial"/>
              </w:rPr>
            </w:pPr>
            <w:ins w:id="547" w:author="Сергей Гизун" w:date="2022-02-26T15:44:00Z">
              <w:r>
                <w:rPr>
                  <w:rFonts w:cs="Arial"/>
                </w:rPr>
                <w:t xml:space="preserve">ФФД 1.2 - </w:t>
              </w:r>
            </w:ins>
            <w:r>
              <w:rPr>
                <w:rFonts w:cs="Arial"/>
              </w:rPr>
              <w:t>нет</w:t>
            </w:r>
          </w:p>
        </w:tc>
      </w:tr>
      <w:bookmarkEnd w:id="533"/>
      <w:bookmarkEnd w:id="534"/>
    </w:tbl>
    <w:p w14:paraId="4E1CF551" w14:textId="77777777" w:rsidR="00171765" w:rsidRPr="003C11F4" w:rsidRDefault="00171765" w:rsidP="00171765"/>
    <w:p w14:paraId="47FC08AE" w14:textId="77777777" w:rsidR="00171765" w:rsidRPr="007B0FC3" w:rsidRDefault="00171765" w:rsidP="00705CE0">
      <w:pPr>
        <w:pStyle w:val="4"/>
      </w:pPr>
      <w:bookmarkStart w:id="548" w:name="_Toc507539857"/>
      <w:bookmarkStart w:id="549" w:name="_Toc27489462"/>
      <w:bookmarkStart w:id="550" w:name="_Toc80026478"/>
      <w:bookmarkStart w:id="551" w:name="OLE_LINK437"/>
      <w:bookmarkStart w:id="552" w:name="OLE_LINK438"/>
      <w:r>
        <w:rPr>
          <w:rFonts w:cs="Arial"/>
        </w:rPr>
        <w:t>2.1.1.6</w:t>
      </w:r>
      <w:r>
        <w:t xml:space="preserve"> Данные поставщика</w:t>
      </w:r>
      <w:bookmarkEnd w:id="548"/>
      <w:bookmarkEnd w:id="549"/>
      <w:bookmarkEnd w:id="550"/>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77777777" w:rsidR="005546B5" w:rsidRPr="00EA41AF" w:rsidRDefault="005546B5" w:rsidP="00171765">
            <w:bookmarkStart w:id="553" w:name="OLE_LINK239"/>
            <w:bookmarkStart w:id="554" w:name="OLE_LINK240"/>
            <w:bookmarkStart w:id="555" w:name="OLE_LINK244"/>
            <w:bookmarkStart w:id="556" w:name="OLE_LINK245"/>
            <w:r>
              <w:rPr>
                <w:lang w:val="en-US"/>
              </w:rPr>
              <w:t>p</w:t>
            </w:r>
            <w:r w:rsidRPr="00EA41AF">
              <w:t>honeNumbers</w:t>
            </w:r>
            <w:bookmarkEnd w:id="553"/>
            <w:bookmarkEnd w:id="554"/>
            <w:bookmarkEnd w:id="555"/>
            <w:bookmarkEnd w:id="556"/>
          </w:p>
        </w:tc>
        <w:tc>
          <w:tcPr>
            <w:tcW w:w="4825" w:type="dxa"/>
          </w:tcPr>
          <w:p w14:paraId="4E5EE311" w14:textId="77777777" w:rsidR="005546B5" w:rsidRDefault="005546B5" w:rsidP="00171765">
            <w:bookmarkStart w:id="557" w:name="OLE_LINK246"/>
            <w:bookmarkStart w:id="558" w:name="OLE_LINK247"/>
            <w:bookmarkStart w:id="559" w:name="OLE_LINK248"/>
            <w:bookmarkStart w:id="560" w:name="OLE_LINK372"/>
            <w:bookmarkStart w:id="561" w:name="OLE_LINK373"/>
            <w:bookmarkStart w:id="562" w:name="OLE_LINK374"/>
            <w:r>
              <w:t>Т</w:t>
            </w:r>
            <w:r w:rsidRPr="004E1AAD">
              <w:t>елефон поставщика</w:t>
            </w:r>
            <w:bookmarkEnd w:id="557"/>
            <w:bookmarkEnd w:id="558"/>
            <w:bookmarkEnd w:id="559"/>
            <w:r>
              <w:t xml:space="preserve">, </w:t>
            </w:r>
            <w:r w:rsidRPr="004E1AAD">
              <w:t>1171</w:t>
            </w:r>
            <w:bookmarkEnd w:id="560"/>
            <w:bookmarkEnd w:id="561"/>
            <w:bookmarkEnd w:id="562"/>
          </w:p>
        </w:tc>
        <w:tc>
          <w:tcPr>
            <w:tcW w:w="3130" w:type="dxa"/>
          </w:tcPr>
          <w:p w14:paraId="2939DF1D" w14:textId="62A34BE8" w:rsidR="005546B5" w:rsidRDefault="005546B5" w:rsidP="005546B5">
            <w:pPr>
              <w:rPr>
                <w:rFonts w:cs="Arial"/>
              </w:rPr>
            </w:pPr>
            <w:r>
              <w:rPr>
                <w:rFonts w:cs="Arial"/>
              </w:rPr>
              <w:t xml:space="preserve">Массив строк длиной от 1 до 19 символов, формат </w:t>
            </w:r>
            <w:r w:rsidRPr="008B35C0">
              <w:rPr>
                <w:rFonts w:cs="Arial"/>
              </w:rPr>
              <w:t>+{Ц}</w:t>
            </w:r>
            <w:r>
              <w:rPr>
                <w:rFonts w:cs="Arial"/>
              </w:rPr>
              <w:t xml:space="preserve">. </w:t>
            </w:r>
          </w:p>
        </w:tc>
        <w:tc>
          <w:tcPr>
            <w:tcW w:w="3130" w:type="dxa"/>
          </w:tcPr>
          <w:p w14:paraId="38431757" w14:textId="77777777" w:rsidR="005546B5" w:rsidRDefault="005546B5" w:rsidP="005546B5">
            <w:pPr>
              <w:rPr>
                <w:ins w:id="563" w:author="Сергей Гизун" w:date="2022-02-26T15:44:00Z"/>
                <w:rFonts w:cs="Arial"/>
              </w:rPr>
            </w:pPr>
            <w:ins w:id="564" w:author="Сергей Гизун" w:date="2022-02-26T15:44:00Z">
              <w:r>
                <w:rPr>
                  <w:rFonts w:cs="Arial"/>
                </w:rPr>
                <w:t xml:space="preserve">ФФД 1.05 – </w:t>
              </w:r>
            </w:ins>
            <w:r>
              <w:rPr>
                <w:rFonts w:cs="Arial"/>
              </w:rPr>
              <w:t>нет</w:t>
            </w:r>
          </w:p>
          <w:p w14:paraId="0DA5756F" w14:textId="00E34724" w:rsidR="005546B5" w:rsidRDefault="005546B5" w:rsidP="005546B5">
            <w:pPr>
              <w:rPr>
                <w:rFonts w:cs="Arial"/>
              </w:rPr>
            </w:pPr>
            <w:ins w:id="565" w:author="Сергей Гизун" w:date="2022-02-26T15:44:00Z">
              <w:r>
                <w:rPr>
                  <w:rFonts w:cs="Arial"/>
                </w:rPr>
                <w:t xml:space="preserve">ФФД 1.2 - </w:t>
              </w:r>
            </w:ins>
            <w:r>
              <w:rPr>
                <w:rFonts w:cs="Arial"/>
              </w:rPr>
              <w:t>нет</w:t>
            </w:r>
          </w:p>
        </w:tc>
      </w:tr>
      <w:tr w:rsidR="005546B5" w:rsidRPr="008F4F86" w14:paraId="729A7494" w14:textId="1F96CB7D" w:rsidTr="005546B5">
        <w:tc>
          <w:tcPr>
            <w:tcW w:w="2328" w:type="dxa"/>
          </w:tcPr>
          <w:p w14:paraId="761E9DF3" w14:textId="77777777" w:rsidR="005546B5" w:rsidRPr="005546B5" w:rsidRDefault="005546B5" w:rsidP="00171765">
            <w:bookmarkStart w:id="566" w:name="OLE_LINK241"/>
            <w:bookmarkStart w:id="567" w:name="OLE_LINK242"/>
            <w:bookmarkStart w:id="568" w:name="OLE_LINK243"/>
            <w:r>
              <w:rPr>
                <w:lang w:val="en-US"/>
              </w:rPr>
              <w:t>name</w:t>
            </w:r>
            <w:bookmarkEnd w:id="566"/>
            <w:bookmarkEnd w:id="567"/>
            <w:bookmarkEnd w:id="568"/>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569" w:name="OLE_LINK249"/>
            <w:bookmarkStart w:id="570" w:name="OLE_LINK250"/>
            <w:bookmarkStart w:id="571" w:name="OLE_LINK251"/>
            <w:bookmarkStart w:id="572" w:name="OLE_LINK375"/>
            <w:bookmarkStart w:id="573" w:name="OLE_LINK376"/>
            <w:bookmarkStart w:id="574" w:name="OLE_LINK377"/>
            <w:r>
              <w:t>Н</w:t>
            </w:r>
            <w:r w:rsidRPr="00C427A1">
              <w:t>аименование поставщика</w:t>
            </w:r>
            <w:bookmarkEnd w:id="569"/>
            <w:bookmarkEnd w:id="570"/>
            <w:bookmarkEnd w:id="571"/>
            <w:r>
              <w:t>, 1225</w:t>
            </w:r>
            <w:bookmarkEnd w:id="572"/>
            <w:bookmarkEnd w:id="573"/>
            <w:bookmarkEnd w:id="574"/>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 xml:space="preserve">Например, если передано 2 телефона поставщика длиной 12 и 14 символов, то максимальная длина наименования поставщика </w:t>
            </w:r>
            <w:r>
              <w:rPr>
                <w:rFonts w:cs="Arial"/>
              </w:rPr>
              <w:lastRenderedPageBreak/>
              <w:t>будет 239 – (12 + 4) – (14 + 4</w:t>
            </w:r>
            <w:proofErr w:type="gramStart"/>
            <w:r>
              <w:rPr>
                <w:rFonts w:cs="Arial"/>
              </w:rPr>
              <w:t>)  =</w:t>
            </w:r>
            <w:proofErr w:type="gramEnd"/>
            <w:r>
              <w:rPr>
                <w:rFonts w:cs="Arial"/>
              </w:rPr>
              <w:t xml:space="preserve"> 205 символов</w:t>
            </w:r>
          </w:p>
        </w:tc>
        <w:tc>
          <w:tcPr>
            <w:tcW w:w="3130" w:type="dxa"/>
          </w:tcPr>
          <w:p w14:paraId="2A2CDE16" w14:textId="77777777" w:rsidR="005546B5" w:rsidRDefault="005546B5" w:rsidP="005546B5">
            <w:pPr>
              <w:rPr>
                <w:ins w:id="575" w:author="Сергей Гизун" w:date="2022-02-26T15:44:00Z"/>
                <w:rFonts w:cs="Arial"/>
              </w:rPr>
            </w:pPr>
            <w:ins w:id="576" w:author="Сергей Гизун" w:date="2022-02-26T15:44:00Z">
              <w:r>
                <w:rPr>
                  <w:rFonts w:cs="Arial"/>
                </w:rPr>
                <w:lastRenderedPageBreak/>
                <w:t xml:space="preserve">ФФД 1.05 – </w:t>
              </w:r>
            </w:ins>
            <w:r>
              <w:rPr>
                <w:rFonts w:cs="Arial"/>
              </w:rPr>
              <w:t>нет</w:t>
            </w:r>
          </w:p>
          <w:p w14:paraId="77093BAB" w14:textId="1650B9B4" w:rsidR="005546B5" w:rsidRDefault="005546B5" w:rsidP="005546B5">
            <w:pPr>
              <w:overflowPunct w:val="0"/>
              <w:autoSpaceDE w:val="0"/>
              <w:autoSpaceDN w:val="0"/>
              <w:adjustRightInd w:val="0"/>
              <w:textAlignment w:val="baseline"/>
              <w:rPr>
                <w:rFonts w:cs="Arial"/>
              </w:rPr>
            </w:pPr>
            <w:ins w:id="577" w:author="Сергей Гизун" w:date="2022-02-26T15:44:00Z">
              <w:r>
                <w:rPr>
                  <w:rFonts w:cs="Arial"/>
                </w:rPr>
                <w:t xml:space="preserve">ФФД 1.2 - </w:t>
              </w:r>
            </w:ins>
            <w:r>
              <w:rPr>
                <w:rFonts w:cs="Arial"/>
              </w:rPr>
              <w:t>нет</w:t>
            </w:r>
          </w:p>
        </w:tc>
      </w:tr>
    </w:tbl>
    <w:p w14:paraId="2A774648" w14:textId="77777777" w:rsidR="00171765" w:rsidRDefault="00171765" w:rsidP="00171765"/>
    <w:p w14:paraId="3CCFFD04" w14:textId="77777777" w:rsidR="00171765" w:rsidRPr="007B0FC3" w:rsidRDefault="00171765" w:rsidP="00705CE0">
      <w:pPr>
        <w:pStyle w:val="4"/>
      </w:pPr>
      <w:bookmarkStart w:id="578" w:name="_Toc27489463"/>
      <w:bookmarkStart w:id="579" w:name="_Toc80026479"/>
      <w:r>
        <w:rPr>
          <w:rFonts w:cs="Arial"/>
        </w:rPr>
        <w:t>2.1.1.7</w:t>
      </w:r>
      <w:r>
        <w:t xml:space="preserve"> Данные агента</w:t>
      </w:r>
      <w:bookmarkEnd w:id="578"/>
      <w:bookmarkEnd w:id="579"/>
    </w:p>
    <w:tbl>
      <w:tblPr>
        <w:tblStyle w:val="ab"/>
        <w:tblW w:w="12946" w:type="dxa"/>
        <w:tblLook w:val="04A0" w:firstRow="1" w:lastRow="0" w:firstColumn="1" w:lastColumn="0" w:noHBand="0" w:noVBand="1"/>
      </w:tblPr>
      <w:tblGrid>
        <w:gridCol w:w="3966"/>
        <w:gridCol w:w="3654"/>
        <w:gridCol w:w="2663"/>
        <w:gridCol w:w="2663"/>
      </w:tblGrid>
      <w:tr w:rsidR="00A30465" w:rsidRPr="008F4F86" w14:paraId="64E50990" w14:textId="5EEA2683" w:rsidTr="00A30465">
        <w:tc>
          <w:tcPr>
            <w:tcW w:w="3966" w:type="dxa"/>
          </w:tcPr>
          <w:p w14:paraId="122A5986" w14:textId="77777777" w:rsidR="00A30465" w:rsidRPr="00AE6B24" w:rsidRDefault="00A30465" w:rsidP="00171765">
            <w:pPr>
              <w:rPr>
                <w:rFonts w:cs="Arial"/>
              </w:rPr>
            </w:pPr>
            <w:r>
              <w:rPr>
                <w:lang w:val="en-US"/>
              </w:rPr>
              <w:t>p</w:t>
            </w:r>
            <w:r w:rsidRPr="00EA41AF">
              <w:t>aymentTransferOperatorPhoneNumbers</w:t>
            </w:r>
          </w:p>
        </w:tc>
        <w:tc>
          <w:tcPr>
            <w:tcW w:w="3654" w:type="dxa"/>
          </w:tcPr>
          <w:p w14:paraId="7DB91FB3" w14:textId="77777777" w:rsidR="00A30465" w:rsidRPr="008B35C0" w:rsidRDefault="00A30465" w:rsidP="00171765">
            <w:r>
              <w:t>Т</w:t>
            </w:r>
            <w:r w:rsidRPr="004E1AAD">
              <w:t xml:space="preserve">елефон </w:t>
            </w:r>
            <w:r>
              <w:t>оператора перевода, 1075</w:t>
            </w:r>
          </w:p>
        </w:tc>
        <w:tc>
          <w:tcPr>
            <w:tcW w:w="2663" w:type="dxa"/>
          </w:tcPr>
          <w:p w14:paraId="420214CE" w14:textId="69747097"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bookmarkStart w:id="580" w:name="OLE_LINK443"/>
            <w:bookmarkStart w:id="581" w:name="OLE_LINK444"/>
            <w:r w:rsidRPr="008B35C0">
              <w:rPr>
                <w:rFonts w:cs="Arial"/>
              </w:rPr>
              <w:t>}</w:t>
            </w:r>
            <w:bookmarkEnd w:id="580"/>
            <w:bookmarkEnd w:id="581"/>
            <w:r>
              <w:rPr>
                <w:rFonts w:cs="Arial"/>
              </w:rPr>
              <w:t>.</w:t>
            </w:r>
          </w:p>
        </w:tc>
        <w:tc>
          <w:tcPr>
            <w:tcW w:w="2663" w:type="dxa"/>
          </w:tcPr>
          <w:p w14:paraId="6FCE83AA" w14:textId="77777777" w:rsidR="00A30465" w:rsidRDefault="00A30465" w:rsidP="00A30465">
            <w:pPr>
              <w:rPr>
                <w:ins w:id="582" w:author="Сергей Гизун" w:date="2022-02-26T15:44:00Z"/>
                <w:rFonts w:cs="Arial"/>
              </w:rPr>
            </w:pPr>
            <w:ins w:id="583" w:author="Сергей Гизун" w:date="2022-02-26T15:44:00Z">
              <w:r>
                <w:rPr>
                  <w:rFonts w:cs="Arial"/>
                </w:rPr>
                <w:t xml:space="preserve">ФФД 1.05 – </w:t>
              </w:r>
            </w:ins>
            <w:r>
              <w:rPr>
                <w:rFonts w:cs="Arial"/>
              </w:rPr>
              <w:t>нет</w:t>
            </w:r>
          </w:p>
          <w:p w14:paraId="57D45724" w14:textId="609E0019" w:rsidR="00A30465" w:rsidRDefault="00A30465" w:rsidP="00A30465">
            <w:pPr>
              <w:rPr>
                <w:rFonts w:cs="Arial"/>
              </w:rPr>
            </w:pPr>
            <w:ins w:id="584" w:author="Сергей Гизун" w:date="2022-02-26T15:44:00Z">
              <w:r>
                <w:rPr>
                  <w:rFonts w:cs="Arial"/>
                </w:rPr>
                <w:t xml:space="preserve">ФФД 1.2 - </w:t>
              </w:r>
            </w:ins>
            <w:r>
              <w:rPr>
                <w:rFonts w:cs="Arial"/>
              </w:rPr>
              <w:t>нет</w:t>
            </w:r>
          </w:p>
        </w:tc>
      </w:tr>
      <w:tr w:rsidR="00A30465" w:rsidRPr="008F4F86" w14:paraId="3920E667" w14:textId="081FDAF8" w:rsidTr="00A30465">
        <w:tc>
          <w:tcPr>
            <w:tcW w:w="3966" w:type="dxa"/>
          </w:tcPr>
          <w:p w14:paraId="41ACB447" w14:textId="77777777" w:rsidR="00A30465" w:rsidRPr="00AE6B24" w:rsidRDefault="00A30465" w:rsidP="00171765">
            <w:pPr>
              <w:rPr>
                <w:rFonts w:cs="Arial"/>
              </w:rPr>
            </w:pPr>
            <w:r>
              <w:rPr>
                <w:lang w:val="en-US"/>
              </w:rPr>
              <w:t>p</w:t>
            </w:r>
            <w:r w:rsidRPr="00EA41AF">
              <w:t>aymentAgentOperation</w:t>
            </w:r>
          </w:p>
        </w:tc>
        <w:tc>
          <w:tcPr>
            <w:tcW w:w="3654" w:type="dxa"/>
          </w:tcPr>
          <w:p w14:paraId="198CCEE7" w14:textId="77777777" w:rsidR="00A30465" w:rsidRPr="008B35C0" w:rsidRDefault="00A304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3B9A2B2A" w:rsidR="00A30465" w:rsidRDefault="00A30465" w:rsidP="00A30465">
            <w:pPr>
              <w:rPr>
                <w:rFonts w:cs="Arial"/>
              </w:rPr>
            </w:pPr>
            <w:r>
              <w:rPr>
                <w:rFonts w:cs="Arial"/>
              </w:rPr>
              <w:t>Строка длиной от 1 до 24 символов.</w:t>
            </w:r>
          </w:p>
        </w:tc>
        <w:tc>
          <w:tcPr>
            <w:tcW w:w="2663" w:type="dxa"/>
          </w:tcPr>
          <w:p w14:paraId="772E77FD" w14:textId="77777777" w:rsidR="00A30465" w:rsidRDefault="00A30465" w:rsidP="00A30465">
            <w:pPr>
              <w:rPr>
                <w:ins w:id="585" w:author="Сергей Гизун" w:date="2022-02-26T15:44:00Z"/>
                <w:rFonts w:cs="Arial"/>
              </w:rPr>
            </w:pPr>
            <w:ins w:id="586" w:author="Сергей Гизун" w:date="2022-02-26T15:44:00Z">
              <w:r>
                <w:rPr>
                  <w:rFonts w:cs="Arial"/>
                </w:rPr>
                <w:t xml:space="preserve">ФФД 1.05 – </w:t>
              </w:r>
            </w:ins>
            <w:r>
              <w:rPr>
                <w:rFonts w:cs="Arial"/>
              </w:rPr>
              <w:t>нет</w:t>
            </w:r>
          </w:p>
          <w:p w14:paraId="49201C3B" w14:textId="4CBE1168" w:rsidR="00A30465" w:rsidRDefault="00A30465" w:rsidP="00A30465">
            <w:pPr>
              <w:rPr>
                <w:rFonts w:cs="Arial"/>
              </w:rPr>
            </w:pPr>
            <w:ins w:id="587" w:author="Сергей Гизун" w:date="2022-02-26T15:44:00Z">
              <w:r>
                <w:rPr>
                  <w:rFonts w:cs="Arial"/>
                </w:rPr>
                <w:t xml:space="preserve">ФФД 1.2 - </w:t>
              </w:r>
            </w:ins>
            <w:r>
              <w:rPr>
                <w:rFonts w:cs="Arial"/>
              </w:rPr>
              <w:t>нет</w:t>
            </w:r>
          </w:p>
        </w:tc>
      </w:tr>
      <w:tr w:rsidR="00A30465" w:rsidRPr="008F4F86" w14:paraId="40CF0A74" w14:textId="6FE7EFDA" w:rsidTr="00A30465">
        <w:tc>
          <w:tcPr>
            <w:tcW w:w="3966" w:type="dxa"/>
          </w:tcPr>
          <w:p w14:paraId="3E33E113" w14:textId="77777777" w:rsidR="00A30465" w:rsidRPr="00EA41AF" w:rsidRDefault="00A30465" w:rsidP="00171765">
            <w:r>
              <w:rPr>
                <w:lang w:val="en-US"/>
              </w:rPr>
              <w:t>p</w:t>
            </w:r>
            <w:r w:rsidRPr="00EA41AF">
              <w:t>aymentAgentPhoneNumbers</w:t>
            </w:r>
          </w:p>
        </w:tc>
        <w:tc>
          <w:tcPr>
            <w:tcW w:w="3654" w:type="dxa"/>
          </w:tcPr>
          <w:p w14:paraId="674E5FB4" w14:textId="77777777" w:rsidR="00A30465" w:rsidRDefault="00A30465" w:rsidP="00171765">
            <w:r>
              <w:t>Т</w:t>
            </w:r>
            <w:r w:rsidRPr="000E7E7C">
              <w:t>елефон платежного агента</w:t>
            </w:r>
            <w:r>
              <w:t xml:space="preserve">, </w:t>
            </w:r>
            <w:r w:rsidRPr="000E7E7C">
              <w:t>1073</w:t>
            </w:r>
          </w:p>
        </w:tc>
        <w:tc>
          <w:tcPr>
            <w:tcW w:w="2663" w:type="dxa"/>
          </w:tcPr>
          <w:p w14:paraId="44BA795F" w14:textId="5DA3451D"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32AE9D39" w14:textId="77777777" w:rsidR="00A30465" w:rsidRDefault="00A30465" w:rsidP="00A30465">
            <w:pPr>
              <w:rPr>
                <w:ins w:id="588" w:author="Сергей Гизун" w:date="2022-02-26T15:44:00Z"/>
                <w:rFonts w:cs="Arial"/>
              </w:rPr>
            </w:pPr>
            <w:ins w:id="589" w:author="Сергей Гизун" w:date="2022-02-26T15:44:00Z">
              <w:r>
                <w:rPr>
                  <w:rFonts w:cs="Arial"/>
                </w:rPr>
                <w:t xml:space="preserve">ФФД 1.05 – </w:t>
              </w:r>
            </w:ins>
            <w:r>
              <w:rPr>
                <w:rFonts w:cs="Arial"/>
              </w:rPr>
              <w:t>нет</w:t>
            </w:r>
          </w:p>
          <w:p w14:paraId="2FE97808" w14:textId="6FD25065" w:rsidR="00A30465" w:rsidRDefault="00A30465" w:rsidP="00A30465">
            <w:pPr>
              <w:rPr>
                <w:rFonts w:cs="Arial"/>
              </w:rPr>
            </w:pPr>
            <w:ins w:id="590" w:author="Сергей Гизун" w:date="2022-02-26T15:44:00Z">
              <w:r>
                <w:rPr>
                  <w:rFonts w:cs="Arial"/>
                </w:rPr>
                <w:t xml:space="preserve">ФФД 1.2 - </w:t>
              </w:r>
            </w:ins>
            <w:r>
              <w:rPr>
                <w:rFonts w:cs="Arial"/>
              </w:rPr>
              <w:t>нет</w:t>
            </w:r>
          </w:p>
        </w:tc>
      </w:tr>
      <w:tr w:rsidR="00A30465" w:rsidRPr="008F4F86" w14:paraId="0FA3B0C0" w14:textId="2AAE8BDF" w:rsidTr="00A30465">
        <w:tc>
          <w:tcPr>
            <w:tcW w:w="3966" w:type="dxa"/>
          </w:tcPr>
          <w:p w14:paraId="61D0CEEB" w14:textId="77777777" w:rsidR="00A30465" w:rsidRPr="00EA41AF" w:rsidRDefault="00A30465" w:rsidP="00171765">
            <w:r>
              <w:rPr>
                <w:lang w:val="en-US"/>
              </w:rPr>
              <w:t>p</w:t>
            </w:r>
            <w:r w:rsidRPr="00EA41AF">
              <w:t>aymentOperatorPhoneNumbers</w:t>
            </w:r>
          </w:p>
        </w:tc>
        <w:tc>
          <w:tcPr>
            <w:tcW w:w="3654" w:type="dxa"/>
          </w:tcPr>
          <w:p w14:paraId="229EF1DA" w14:textId="77777777" w:rsidR="00A30465" w:rsidRDefault="00A30465" w:rsidP="00171765">
            <w:r>
              <w:t>Т</w:t>
            </w:r>
            <w:r w:rsidRPr="0080191E">
              <w:t>елефон оператора по приему платежей</w:t>
            </w:r>
            <w:r>
              <w:t xml:space="preserve">, </w:t>
            </w:r>
            <w:r w:rsidRPr="0080191E">
              <w:t>1074</w:t>
            </w:r>
          </w:p>
        </w:tc>
        <w:tc>
          <w:tcPr>
            <w:tcW w:w="2663" w:type="dxa"/>
          </w:tcPr>
          <w:p w14:paraId="46B101ED" w14:textId="0B80622B"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726337D6" w14:textId="77777777" w:rsidR="00A30465" w:rsidRDefault="00A30465" w:rsidP="00A30465">
            <w:pPr>
              <w:rPr>
                <w:ins w:id="591" w:author="Сергей Гизун" w:date="2022-02-26T15:44:00Z"/>
                <w:rFonts w:cs="Arial"/>
              </w:rPr>
            </w:pPr>
            <w:ins w:id="592" w:author="Сергей Гизун" w:date="2022-02-26T15:44:00Z">
              <w:r>
                <w:rPr>
                  <w:rFonts w:cs="Arial"/>
                </w:rPr>
                <w:t xml:space="preserve">ФФД 1.05 – </w:t>
              </w:r>
            </w:ins>
            <w:r>
              <w:rPr>
                <w:rFonts w:cs="Arial"/>
              </w:rPr>
              <w:t>нет</w:t>
            </w:r>
          </w:p>
          <w:p w14:paraId="0538B000" w14:textId="63620467" w:rsidR="00A30465" w:rsidRDefault="00A30465" w:rsidP="00A30465">
            <w:pPr>
              <w:rPr>
                <w:rFonts w:cs="Arial"/>
              </w:rPr>
            </w:pPr>
            <w:ins w:id="593" w:author="Сергей Гизун" w:date="2022-02-26T15:44:00Z">
              <w:r>
                <w:rPr>
                  <w:rFonts w:cs="Arial"/>
                </w:rPr>
                <w:t xml:space="preserve">ФФД 1.2 - </w:t>
              </w:r>
            </w:ins>
            <w:r>
              <w:rPr>
                <w:rFonts w:cs="Arial"/>
              </w:rPr>
              <w:t>нет</w:t>
            </w:r>
          </w:p>
        </w:tc>
      </w:tr>
      <w:tr w:rsidR="00A30465" w:rsidRPr="008F4F86" w14:paraId="15C41274" w14:textId="6AC49623" w:rsidTr="00A30465">
        <w:tc>
          <w:tcPr>
            <w:tcW w:w="3966" w:type="dxa"/>
          </w:tcPr>
          <w:p w14:paraId="15C06C73" w14:textId="77777777" w:rsidR="00A30465" w:rsidRPr="00EA41AF" w:rsidRDefault="00A30465" w:rsidP="00171765">
            <w:r>
              <w:rPr>
                <w:lang w:val="en-US"/>
              </w:rPr>
              <w:t>p</w:t>
            </w:r>
            <w:r w:rsidRPr="00EA41AF">
              <w:t>aymentOperatorName</w:t>
            </w:r>
          </w:p>
        </w:tc>
        <w:tc>
          <w:tcPr>
            <w:tcW w:w="3654" w:type="dxa"/>
          </w:tcPr>
          <w:p w14:paraId="120D422F" w14:textId="77777777" w:rsidR="00A30465" w:rsidRDefault="00A30465" w:rsidP="00171765">
            <w:r>
              <w:t>Н</w:t>
            </w:r>
            <w:r w:rsidRPr="000B1B66">
              <w:t>аименование оператора перевода</w:t>
            </w:r>
            <w:r>
              <w:t xml:space="preserve">, </w:t>
            </w:r>
            <w:r w:rsidRPr="000B1B66">
              <w:t>1026</w:t>
            </w:r>
          </w:p>
        </w:tc>
        <w:tc>
          <w:tcPr>
            <w:tcW w:w="2663" w:type="dxa"/>
          </w:tcPr>
          <w:p w14:paraId="21B0C6B7" w14:textId="3470CD5D" w:rsidR="00A30465" w:rsidRDefault="00A30465" w:rsidP="00A30465">
            <w:pPr>
              <w:rPr>
                <w:rFonts w:cs="Arial"/>
              </w:rPr>
            </w:pPr>
            <w:r>
              <w:rPr>
                <w:rFonts w:cs="Arial"/>
              </w:rPr>
              <w:t>Строка длиной от 1 до 64 символов.</w:t>
            </w:r>
          </w:p>
        </w:tc>
        <w:tc>
          <w:tcPr>
            <w:tcW w:w="2663" w:type="dxa"/>
          </w:tcPr>
          <w:p w14:paraId="424FC067" w14:textId="77777777" w:rsidR="00A30465" w:rsidRDefault="00A30465" w:rsidP="00A30465">
            <w:pPr>
              <w:rPr>
                <w:ins w:id="594" w:author="Сергей Гизун" w:date="2022-02-26T15:44:00Z"/>
                <w:rFonts w:cs="Arial"/>
              </w:rPr>
            </w:pPr>
            <w:ins w:id="595" w:author="Сергей Гизун" w:date="2022-02-26T15:44:00Z">
              <w:r>
                <w:rPr>
                  <w:rFonts w:cs="Arial"/>
                </w:rPr>
                <w:t xml:space="preserve">ФФД 1.05 – </w:t>
              </w:r>
            </w:ins>
            <w:r>
              <w:rPr>
                <w:rFonts w:cs="Arial"/>
              </w:rPr>
              <w:t>нет</w:t>
            </w:r>
          </w:p>
          <w:p w14:paraId="12C0A804" w14:textId="08951938" w:rsidR="00A30465" w:rsidRDefault="00A30465" w:rsidP="00A30465">
            <w:pPr>
              <w:rPr>
                <w:rFonts w:cs="Arial"/>
              </w:rPr>
            </w:pPr>
            <w:ins w:id="596" w:author="Сергей Гизун" w:date="2022-02-26T15:44:00Z">
              <w:r>
                <w:rPr>
                  <w:rFonts w:cs="Arial"/>
                </w:rPr>
                <w:t xml:space="preserve">ФФД 1.2 - </w:t>
              </w:r>
            </w:ins>
            <w:r>
              <w:rPr>
                <w:rFonts w:cs="Arial"/>
              </w:rPr>
              <w:t>нет</w:t>
            </w:r>
          </w:p>
        </w:tc>
      </w:tr>
      <w:tr w:rsidR="00A30465" w:rsidRPr="008F4F86" w14:paraId="05D3C0DC" w14:textId="03FA5921" w:rsidTr="00A30465">
        <w:tc>
          <w:tcPr>
            <w:tcW w:w="3966" w:type="dxa"/>
          </w:tcPr>
          <w:p w14:paraId="1E04B9EB" w14:textId="77777777" w:rsidR="00A30465" w:rsidRPr="00EA41AF" w:rsidRDefault="00A30465" w:rsidP="00171765">
            <w:r>
              <w:rPr>
                <w:lang w:val="en-US"/>
              </w:rPr>
              <w:t>p</w:t>
            </w:r>
            <w:r w:rsidRPr="00EA41AF">
              <w:t>aymentOperatorAddress</w:t>
            </w:r>
          </w:p>
        </w:tc>
        <w:tc>
          <w:tcPr>
            <w:tcW w:w="3654" w:type="dxa"/>
          </w:tcPr>
          <w:p w14:paraId="365D34AE" w14:textId="77777777" w:rsidR="00A30465" w:rsidRDefault="00A30465" w:rsidP="00171765">
            <w:r>
              <w:t xml:space="preserve">Адрес оператора перевода, </w:t>
            </w:r>
            <w:r w:rsidRPr="00CB6556">
              <w:t>1005</w:t>
            </w:r>
          </w:p>
        </w:tc>
        <w:tc>
          <w:tcPr>
            <w:tcW w:w="2663" w:type="dxa"/>
          </w:tcPr>
          <w:p w14:paraId="30BAB58D" w14:textId="505B76F1" w:rsidR="00A30465" w:rsidRDefault="00A30465" w:rsidP="00A30465">
            <w:pPr>
              <w:rPr>
                <w:rFonts w:cs="Arial"/>
              </w:rPr>
            </w:pPr>
            <w:r>
              <w:rPr>
                <w:rFonts w:cs="Arial"/>
              </w:rPr>
              <w:t>Строка длиной от 1 до 243 символов.</w:t>
            </w:r>
          </w:p>
        </w:tc>
        <w:tc>
          <w:tcPr>
            <w:tcW w:w="2663" w:type="dxa"/>
          </w:tcPr>
          <w:p w14:paraId="5FEECE0C" w14:textId="77777777" w:rsidR="00A30465" w:rsidRDefault="00A30465" w:rsidP="00A30465">
            <w:pPr>
              <w:rPr>
                <w:ins w:id="597" w:author="Сергей Гизун" w:date="2022-02-26T15:44:00Z"/>
                <w:rFonts w:cs="Arial"/>
              </w:rPr>
            </w:pPr>
            <w:ins w:id="598" w:author="Сергей Гизун" w:date="2022-02-26T15:44:00Z">
              <w:r>
                <w:rPr>
                  <w:rFonts w:cs="Arial"/>
                </w:rPr>
                <w:t xml:space="preserve">ФФД 1.05 – </w:t>
              </w:r>
            </w:ins>
            <w:r>
              <w:rPr>
                <w:rFonts w:cs="Arial"/>
              </w:rPr>
              <w:t>нет</w:t>
            </w:r>
          </w:p>
          <w:p w14:paraId="3639F8E4" w14:textId="67637BAC" w:rsidR="00A30465" w:rsidRDefault="00A30465" w:rsidP="00A30465">
            <w:pPr>
              <w:rPr>
                <w:rFonts w:cs="Arial"/>
              </w:rPr>
            </w:pPr>
            <w:ins w:id="599" w:author="Сергей Гизун" w:date="2022-02-26T15:44:00Z">
              <w:r>
                <w:rPr>
                  <w:rFonts w:cs="Arial"/>
                </w:rPr>
                <w:t xml:space="preserve">ФФД 1.2 - </w:t>
              </w:r>
            </w:ins>
            <w:r>
              <w:rPr>
                <w:rFonts w:cs="Arial"/>
              </w:rPr>
              <w:t>нет</w:t>
            </w:r>
          </w:p>
        </w:tc>
      </w:tr>
      <w:tr w:rsidR="00A30465" w:rsidRPr="008F4F86" w14:paraId="45111F60" w14:textId="690E1B9E" w:rsidTr="00A30465">
        <w:tc>
          <w:tcPr>
            <w:tcW w:w="3966" w:type="dxa"/>
          </w:tcPr>
          <w:p w14:paraId="279A7B36" w14:textId="77777777" w:rsidR="00A30465" w:rsidRPr="00EA41AF" w:rsidRDefault="00A30465" w:rsidP="00171765">
            <w:r>
              <w:rPr>
                <w:lang w:val="en-US"/>
              </w:rPr>
              <w:t>p</w:t>
            </w:r>
            <w:r w:rsidRPr="00EA41AF">
              <w:t>aymentOperatorINN</w:t>
            </w:r>
          </w:p>
        </w:tc>
        <w:tc>
          <w:tcPr>
            <w:tcW w:w="3654" w:type="dxa"/>
          </w:tcPr>
          <w:p w14:paraId="6C757E70" w14:textId="77777777" w:rsidR="00A30465" w:rsidRDefault="00A30465" w:rsidP="00171765">
            <w:r w:rsidRPr="00A8468B">
              <w:t>ИНН оператора перевода</w:t>
            </w:r>
            <w:r>
              <w:t xml:space="preserve">, </w:t>
            </w:r>
            <w:r w:rsidRPr="00A8468B">
              <w:t>1016</w:t>
            </w:r>
          </w:p>
        </w:tc>
        <w:tc>
          <w:tcPr>
            <w:tcW w:w="2663" w:type="dxa"/>
          </w:tcPr>
          <w:p w14:paraId="728074E3" w14:textId="4905157E" w:rsidR="00A30465" w:rsidRDefault="00A30465" w:rsidP="00A30465">
            <w:pPr>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63" w:type="dxa"/>
          </w:tcPr>
          <w:p w14:paraId="6E8C631A" w14:textId="77777777" w:rsidR="00A30465" w:rsidRDefault="00A30465" w:rsidP="00A30465">
            <w:pPr>
              <w:rPr>
                <w:ins w:id="600" w:author="Сергей Гизун" w:date="2022-02-26T15:44:00Z"/>
                <w:rFonts w:cs="Arial"/>
              </w:rPr>
            </w:pPr>
            <w:ins w:id="601" w:author="Сергей Гизун" w:date="2022-02-26T15:44:00Z">
              <w:r>
                <w:rPr>
                  <w:rFonts w:cs="Arial"/>
                </w:rPr>
                <w:t xml:space="preserve">ФФД 1.05 – </w:t>
              </w:r>
            </w:ins>
            <w:r>
              <w:rPr>
                <w:rFonts w:cs="Arial"/>
              </w:rPr>
              <w:t>нет</w:t>
            </w:r>
          </w:p>
          <w:p w14:paraId="5D465F9A" w14:textId="1AC2D2AF" w:rsidR="00A30465" w:rsidRDefault="00A30465" w:rsidP="00A30465">
            <w:pPr>
              <w:rPr>
                <w:rFonts w:cs="Arial"/>
              </w:rPr>
            </w:pPr>
            <w:ins w:id="602" w:author="Сергей Гизун" w:date="2022-02-26T15:44:00Z">
              <w:r>
                <w:rPr>
                  <w:rFonts w:cs="Arial"/>
                </w:rPr>
                <w:t xml:space="preserve">ФФД 1.2 - </w:t>
              </w:r>
            </w:ins>
            <w:r>
              <w:rPr>
                <w:rFonts w:cs="Arial"/>
              </w:rPr>
              <w:t>нет</w:t>
            </w:r>
          </w:p>
        </w:tc>
      </w:tr>
      <w:bookmarkEnd w:id="551"/>
      <w:bookmarkEnd w:id="552"/>
    </w:tbl>
    <w:p w14:paraId="3CED89E8" w14:textId="5C6BB65C" w:rsidR="00171765" w:rsidRDefault="00171765" w:rsidP="00171765"/>
    <w:p w14:paraId="3AA52201" w14:textId="4980C09E" w:rsidR="005E0D92" w:rsidRPr="003272D0" w:rsidRDefault="005E0D92" w:rsidP="005E0D92">
      <w:pPr>
        <w:pStyle w:val="4"/>
        <w:rPr>
          <w:lang w:val="en-US"/>
        </w:rPr>
      </w:pPr>
      <w:bookmarkStart w:id="603" w:name="_Toc80026480"/>
      <w:r>
        <w:rPr>
          <w:rFonts w:cs="Arial"/>
        </w:rPr>
        <w:t>2.1.1.</w:t>
      </w:r>
      <w:r>
        <w:rPr>
          <w:rFonts w:cs="Arial"/>
          <w:lang w:val="en-US"/>
        </w:rPr>
        <w:t>8</w:t>
      </w:r>
      <w:r>
        <w:t xml:space="preserve"> </w:t>
      </w:r>
      <w:r w:rsidR="00A60F13" w:rsidRPr="00627F02">
        <w:t>Сведения о покупателе (клиенте)</w:t>
      </w:r>
      <w:r w:rsidR="003272D0">
        <w:rPr>
          <w:lang w:val="en-US"/>
        </w:rPr>
        <w:t>, 1256</w:t>
      </w:r>
      <w:bookmarkEnd w:id="603"/>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Покупатель (клиент)</w:t>
            </w:r>
            <w:r w:rsidRPr="009D5B7E">
              <w:t xml:space="preserve">, </w:t>
            </w:r>
            <w:r>
              <w:t>1227</w:t>
            </w:r>
          </w:p>
        </w:tc>
        <w:tc>
          <w:tcPr>
            <w:tcW w:w="2619" w:type="dxa"/>
          </w:tcPr>
          <w:p w14:paraId="7CEBF93B" w14:textId="497E80A5" w:rsidR="00A30465" w:rsidRDefault="00A30465" w:rsidP="00A30465">
            <w:pPr>
              <w:rPr>
                <w:rFonts w:cs="Arial"/>
              </w:rPr>
            </w:pPr>
            <w:r>
              <w:rPr>
                <w:rFonts w:cs="Arial"/>
              </w:rPr>
              <w:t xml:space="preserve">Строка от 1 до </w:t>
            </w:r>
            <w:bookmarkStart w:id="604" w:name="OLE_LINK559"/>
            <w:bookmarkStart w:id="605" w:name="OLE_LINK560"/>
            <w:r>
              <w:rPr>
                <w:rFonts w:cs="Arial"/>
              </w:rPr>
              <w:t>239</w:t>
            </w:r>
            <w:bookmarkEnd w:id="604"/>
            <w:bookmarkEnd w:id="605"/>
            <w:r>
              <w:rPr>
                <w:rFonts w:cs="Arial"/>
              </w:rPr>
              <w:t xml:space="preserve"> символов.</w:t>
            </w:r>
          </w:p>
        </w:tc>
        <w:tc>
          <w:tcPr>
            <w:tcW w:w="2619" w:type="dxa"/>
          </w:tcPr>
          <w:p w14:paraId="7B3A1258" w14:textId="77777777" w:rsidR="00A30465" w:rsidRDefault="00A30465" w:rsidP="00A30465">
            <w:pPr>
              <w:rPr>
                <w:ins w:id="606" w:author="Сергей Гизун" w:date="2022-02-26T15:44:00Z"/>
                <w:rFonts w:cs="Arial"/>
              </w:rPr>
            </w:pPr>
            <w:ins w:id="607" w:author="Сергей Гизун" w:date="2022-02-26T15:44:00Z">
              <w:r>
                <w:rPr>
                  <w:rFonts w:cs="Arial"/>
                </w:rPr>
                <w:t xml:space="preserve">ФФД 1.05 – </w:t>
              </w:r>
            </w:ins>
            <w:r>
              <w:rPr>
                <w:rFonts w:cs="Arial"/>
              </w:rPr>
              <w:t>нет</w:t>
            </w:r>
          </w:p>
          <w:p w14:paraId="589BF972" w14:textId="7DDEBF7D" w:rsidR="00A30465" w:rsidRDefault="00A30465" w:rsidP="00A30465">
            <w:pPr>
              <w:rPr>
                <w:rFonts w:cs="Arial"/>
              </w:rPr>
            </w:pPr>
            <w:ins w:id="608" w:author="Сергей Гизун" w:date="2022-02-26T15:44:00Z">
              <w:r>
                <w:rPr>
                  <w:rFonts w:cs="Arial"/>
                </w:rPr>
                <w:t xml:space="preserve">ФФД 1.2 - </w:t>
              </w:r>
            </w:ins>
            <w:r>
              <w:rPr>
                <w:rFonts w:cs="Arial"/>
              </w:rPr>
              <w:t>нет</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19" w:type="dxa"/>
          </w:tcPr>
          <w:p w14:paraId="6565129F" w14:textId="77777777" w:rsidR="00A30465" w:rsidRDefault="00A30465" w:rsidP="00A30465">
            <w:pPr>
              <w:rPr>
                <w:ins w:id="609" w:author="Сергей Гизун" w:date="2022-02-26T15:44:00Z"/>
                <w:rFonts w:cs="Arial"/>
              </w:rPr>
            </w:pPr>
            <w:ins w:id="610" w:author="Сергей Гизун" w:date="2022-02-26T15:44:00Z">
              <w:r>
                <w:rPr>
                  <w:rFonts w:cs="Arial"/>
                </w:rPr>
                <w:t xml:space="preserve">ФФД 1.05 – </w:t>
              </w:r>
            </w:ins>
            <w:r>
              <w:rPr>
                <w:rFonts w:cs="Arial"/>
              </w:rPr>
              <w:t>нет</w:t>
            </w:r>
          </w:p>
          <w:p w14:paraId="6B3C8F6C" w14:textId="71885379" w:rsidR="00A30465" w:rsidRDefault="00A30465" w:rsidP="00A30465">
            <w:pPr>
              <w:overflowPunct w:val="0"/>
              <w:autoSpaceDE w:val="0"/>
              <w:autoSpaceDN w:val="0"/>
              <w:adjustRightInd w:val="0"/>
              <w:textAlignment w:val="baseline"/>
              <w:rPr>
                <w:rFonts w:cs="Arial"/>
              </w:rPr>
            </w:pPr>
            <w:ins w:id="611" w:author="Сергей Гизун" w:date="2022-02-26T15:44:00Z">
              <w:r>
                <w:rPr>
                  <w:rFonts w:cs="Arial"/>
                </w:rPr>
                <w:t xml:space="preserve">ФФД 1.2 - </w:t>
              </w:r>
            </w:ins>
            <w:r>
              <w:rPr>
                <w:rFonts w:cs="Arial"/>
              </w:rPr>
              <w:t>нет</w:t>
            </w:r>
          </w:p>
        </w:tc>
      </w:tr>
      <w:tr w:rsidR="00A30465" w:rsidRPr="008F4F86" w14:paraId="57732EC4" w14:textId="0D571F25" w:rsidTr="00A30465">
        <w:tc>
          <w:tcPr>
            <w:tcW w:w="2317" w:type="dxa"/>
          </w:tcPr>
          <w:p w14:paraId="6D71302A" w14:textId="037DC729" w:rsidR="00A30465" w:rsidRDefault="00A30465" w:rsidP="00A60F13">
            <w:pPr>
              <w:rPr>
                <w:lang w:val="en-US"/>
              </w:rPr>
            </w:pPr>
            <w:r>
              <w:rPr>
                <w:lang w:val="en-US"/>
              </w:rPr>
              <w:t>b</w:t>
            </w:r>
            <w:r w:rsidRPr="00086E5C">
              <w:rPr>
                <w:lang w:val="en-US"/>
              </w:rPr>
              <w:t>irthDate</w:t>
            </w:r>
          </w:p>
        </w:tc>
        <w:tc>
          <w:tcPr>
            <w:tcW w:w="3759" w:type="dxa"/>
          </w:tcPr>
          <w:p w14:paraId="2A51B877" w14:textId="30EEA81C" w:rsidR="00A30465" w:rsidRDefault="00A30465" w:rsidP="00A60F13">
            <w:pPr>
              <w:overflowPunct w:val="0"/>
              <w:autoSpaceDE w:val="0"/>
              <w:autoSpaceDN w:val="0"/>
              <w:adjustRightInd w:val="0"/>
              <w:textAlignment w:val="baseline"/>
            </w:pPr>
            <w:r w:rsidRPr="00F71EA8">
              <w:t>Дата рождения покупателя (клиента),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bookmarkStart w:id="612" w:name="OLE_LINK561"/>
            <w:r w:rsidRPr="00F71EA8">
              <w:rPr>
                <w:rFonts w:cs="Arial"/>
              </w:rPr>
              <w:t>ДД.ММ.ГГГГ</w:t>
            </w:r>
            <w:bookmarkEnd w:id="612"/>
            <w:r>
              <w:rPr>
                <w:rFonts w:cs="Arial"/>
              </w:rPr>
              <w:t>.</w:t>
            </w:r>
          </w:p>
        </w:tc>
        <w:tc>
          <w:tcPr>
            <w:tcW w:w="2619" w:type="dxa"/>
          </w:tcPr>
          <w:p w14:paraId="15F73083" w14:textId="77777777" w:rsidR="00A30465" w:rsidRDefault="00A30465" w:rsidP="00A30465">
            <w:pPr>
              <w:rPr>
                <w:ins w:id="613" w:author="Сергей Гизун" w:date="2022-02-26T15:44:00Z"/>
                <w:rFonts w:cs="Arial"/>
              </w:rPr>
            </w:pPr>
            <w:ins w:id="614" w:author="Сергей Гизун" w:date="2022-02-26T15:44:00Z">
              <w:r>
                <w:rPr>
                  <w:rFonts w:cs="Arial"/>
                </w:rPr>
                <w:t xml:space="preserve">ФФД 1.05 – </w:t>
              </w:r>
            </w:ins>
            <w:r>
              <w:rPr>
                <w:rFonts w:cs="Arial"/>
              </w:rPr>
              <w:t>нет</w:t>
            </w:r>
          </w:p>
          <w:p w14:paraId="62527A1F" w14:textId="470CC644" w:rsidR="00A30465" w:rsidRDefault="00A30465" w:rsidP="00A30465">
            <w:pPr>
              <w:overflowPunct w:val="0"/>
              <w:autoSpaceDE w:val="0"/>
              <w:autoSpaceDN w:val="0"/>
              <w:adjustRightInd w:val="0"/>
              <w:textAlignment w:val="baseline"/>
              <w:rPr>
                <w:rFonts w:cs="Arial"/>
              </w:rPr>
            </w:pPr>
            <w:ins w:id="615" w:author="Сергей Гизун" w:date="2022-02-26T15:44:00Z">
              <w:r>
                <w:rPr>
                  <w:rFonts w:cs="Arial"/>
                </w:rPr>
                <w:t xml:space="preserve">ФФД 1.2 - </w:t>
              </w:r>
            </w:ins>
            <w:r>
              <w:rPr>
                <w:rFonts w:cs="Arial"/>
              </w:rPr>
              <w:t>нет</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w:t>
            </w:r>
            <w:r w:rsidRPr="00086E5C">
              <w:rPr>
                <w:lang w:val="en-US"/>
              </w:rPr>
              <w:t>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proofErr w:type="gramStart"/>
            <w:r w:rsidRPr="00086E5C">
              <w:t>Гражданство ,</w:t>
            </w:r>
            <w:proofErr w:type="gramEnd"/>
            <w:r w:rsidRPr="00086E5C">
              <w:t xml:space="preserve"> 1244</w:t>
            </w:r>
          </w:p>
        </w:tc>
        <w:tc>
          <w:tcPr>
            <w:tcW w:w="2619" w:type="dxa"/>
          </w:tcPr>
          <w:p w14:paraId="79295263" w14:textId="6E803F06" w:rsidR="00A30465" w:rsidRPr="00733FB4" w:rsidRDefault="00A30465"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3F3E0495" w14:textId="414AA7A9" w:rsidR="00A30465" w:rsidRDefault="00A30465" w:rsidP="00086E5C">
            <w:pPr>
              <w:overflowPunct w:val="0"/>
              <w:autoSpaceDE w:val="0"/>
              <w:autoSpaceDN w:val="0"/>
              <w:adjustRightInd w:val="0"/>
              <w:textAlignment w:val="baseline"/>
              <w:rPr>
                <w:rFonts w:cs="Arial"/>
              </w:rPr>
            </w:pPr>
            <w:r>
              <w:rPr>
                <w:rFonts w:cs="Arial"/>
              </w:rPr>
              <w:lastRenderedPageBreak/>
              <w:t>Сервис автоматически дополнит строку до 3 символов пробелами.</w:t>
            </w:r>
          </w:p>
        </w:tc>
        <w:tc>
          <w:tcPr>
            <w:tcW w:w="2619" w:type="dxa"/>
          </w:tcPr>
          <w:p w14:paraId="501EECC7" w14:textId="77777777" w:rsidR="00A30465" w:rsidRDefault="00A30465" w:rsidP="00A30465">
            <w:pPr>
              <w:rPr>
                <w:ins w:id="616" w:author="Сергей Гизун" w:date="2022-02-26T15:44:00Z"/>
                <w:rFonts w:cs="Arial"/>
              </w:rPr>
            </w:pPr>
            <w:ins w:id="617" w:author="Сергей Гизун" w:date="2022-02-26T15:44:00Z">
              <w:r>
                <w:rPr>
                  <w:rFonts w:cs="Arial"/>
                </w:rPr>
                <w:lastRenderedPageBreak/>
                <w:t xml:space="preserve">ФФД 1.05 – </w:t>
              </w:r>
            </w:ins>
            <w:r>
              <w:rPr>
                <w:rFonts w:cs="Arial"/>
              </w:rPr>
              <w:t>нет</w:t>
            </w:r>
          </w:p>
          <w:p w14:paraId="2B4108C2" w14:textId="4D6E7279" w:rsidR="00A30465" w:rsidRDefault="00A30465" w:rsidP="00A30465">
            <w:pPr>
              <w:rPr>
                <w:rFonts w:cs="Arial"/>
              </w:rPr>
            </w:pPr>
            <w:ins w:id="618" w:author="Сергей Гизун" w:date="2022-02-26T15:44:00Z">
              <w:r>
                <w:rPr>
                  <w:rFonts w:cs="Arial"/>
                </w:rPr>
                <w:t xml:space="preserve">ФФД 1.2 - </w:t>
              </w:r>
            </w:ins>
            <w:r>
              <w:rPr>
                <w:rFonts w:cs="Arial"/>
              </w:rPr>
              <w:t>нет</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r>
              <w:rPr>
                <w:lang w:val="en-US"/>
              </w:rPr>
              <w:lastRenderedPageBreak/>
              <w:t>i</w:t>
            </w:r>
            <w:r w:rsidRPr="00086E5C">
              <w:rPr>
                <w:lang w:val="en-US"/>
              </w:rPr>
              <w:t>dentityDocumentCode</w:t>
            </w:r>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Код вида документа, удостоверяющего личность, 1245</w:t>
            </w:r>
          </w:p>
        </w:tc>
        <w:tc>
          <w:tcPr>
            <w:tcW w:w="2619" w:type="dxa"/>
          </w:tcPr>
          <w:p w14:paraId="0517EECD" w14:textId="7177E6A9" w:rsidR="00A30465" w:rsidRPr="00086E5C" w:rsidRDefault="00A30465" w:rsidP="00A30465">
            <w:pPr>
              <w:rPr>
                <w:rFonts w:cs="Arial"/>
              </w:rPr>
            </w:pPr>
            <w:r>
              <w:rPr>
                <w:rFonts w:cs="Arial"/>
              </w:rPr>
              <w:t>Строка длиной 2 символа, формат ЦЦ.</w:t>
            </w:r>
          </w:p>
        </w:tc>
        <w:tc>
          <w:tcPr>
            <w:tcW w:w="2619" w:type="dxa"/>
          </w:tcPr>
          <w:p w14:paraId="212A602E" w14:textId="77777777" w:rsidR="00A30465" w:rsidRDefault="00A30465" w:rsidP="00A30465">
            <w:pPr>
              <w:rPr>
                <w:ins w:id="619" w:author="Сергей Гизун" w:date="2022-02-26T15:44:00Z"/>
                <w:rFonts w:cs="Arial"/>
              </w:rPr>
            </w:pPr>
            <w:ins w:id="620" w:author="Сергей Гизун" w:date="2022-02-26T15:44:00Z">
              <w:r>
                <w:rPr>
                  <w:rFonts w:cs="Arial"/>
                </w:rPr>
                <w:t xml:space="preserve">ФФД 1.05 – </w:t>
              </w:r>
            </w:ins>
            <w:r>
              <w:rPr>
                <w:rFonts w:cs="Arial"/>
              </w:rPr>
              <w:t>нет</w:t>
            </w:r>
          </w:p>
          <w:p w14:paraId="217E6E2E" w14:textId="71B87E7A" w:rsidR="00A30465" w:rsidRDefault="00A30465" w:rsidP="00A30465">
            <w:pPr>
              <w:rPr>
                <w:rFonts w:cs="Arial"/>
              </w:rPr>
            </w:pPr>
            <w:ins w:id="621" w:author="Сергей Гизун" w:date="2022-02-26T15:44:00Z">
              <w:r>
                <w:rPr>
                  <w:rFonts w:cs="Arial"/>
                </w:rPr>
                <w:t xml:space="preserve">ФФД 1.2 - </w:t>
              </w:r>
            </w:ins>
            <w:r>
              <w:rPr>
                <w:rFonts w:cs="Arial"/>
              </w:rPr>
              <w:t>нет</w:t>
            </w:r>
          </w:p>
        </w:tc>
      </w:tr>
      <w:tr w:rsidR="00A30465" w:rsidRPr="008F4F86" w14:paraId="74EC6EC0" w14:textId="0A55A15F" w:rsidTr="00A30465">
        <w:tc>
          <w:tcPr>
            <w:tcW w:w="2317" w:type="dxa"/>
          </w:tcPr>
          <w:p w14:paraId="75CAB2AE" w14:textId="4DB5441B" w:rsidR="00A30465" w:rsidRDefault="00A30465" w:rsidP="00A60F13">
            <w:pPr>
              <w:rPr>
                <w:lang w:val="en-US"/>
              </w:rPr>
            </w:pPr>
            <w:r>
              <w:rPr>
                <w:lang w:val="en-US"/>
              </w:rPr>
              <w:t>i</w:t>
            </w:r>
            <w:r w:rsidRPr="00086E5C">
              <w:rPr>
                <w:lang w:val="en-US"/>
              </w:rPr>
              <w:t>dentityDocument</w:t>
            </w:r>
            <w:r>
              <w:rPr>
                <w:lang w:val="en-US"/>
              </w:rPr>
              <w:t>Data</w:t>
            </w:r>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2619" w:type="dxa"/>
          </w:tcPr>
          <w:p w14:paraId="341DC3C7" w14:textId="5A5CCA0E" w:rsidR="00A30465" w:rsidRPr="00536C5F" w:rsidRDefault="00A30465" w:rsidP="00A30465">
            <w:pPr>
              <w:rPr>
                <w:rFonts w:cs="Arial"/>
              </w:rPr>
            </w:pPr>
            <w:r>
              <w:rPr>
                <w:rFonts w:cs="Arial"/>
              </w:rPr>
              <w:t>Строка до 64 символов.</w:t>
            </w:r>
          </w:p>
        </w:tc>
        <w:tc>
          <w:tcPr>
            <w:tcW w:w="2619" w:type="dxa"/>
          </w:tcPr>
          <w:p w14:paraId="4DD9103F" w14:textId="77777777" w:rsidR="00A30465" w:rsidRDefault="00A30465" w:rsidP="00A30465">
            <w:pPr>
              <w:rPr>
                <w:ins w:id="622" w:author="Сергей Гизун" w:date="2022-02-26T15:44:00Z"/>
                <w:rFonts w:cs="Arial"/>
              </w:rPr>
            </w:pPr>
            <w:ins w:id="623" w:author="Сергей Гизун" w:date="2022-02-26T15:44:00Z">
              <w:r>
                <w:rPr>
                  <w:rFonts w:cs="Arial"/>
                </w:rPr>
                <w:t xml:space="preserve">ФФД 1.05 – </w:t>
              </w:r>
            </w:ins>
            <w:r>
              <w:rPr>
                <w:rFonts w:cs="Arial"/>
              </w:rPr>
              <w:t>нет</w:t>
            </w:r>
          </w:p>
          <w:p w14:paraId="121C7801" w14:textId="1B511988" w:rsidR="00A30465" w:rsidRDefault="00A30465" w:rsidP="00A30465">
            <w:pPr>
              <w:rPr>
                <w:rFonts w:cs="Arial"/>
              </w:rPr>
            </w:pPr>
            <w:ins w:id="624" w:author="Сергей Гизун" w:date="2022-02-26T15:44:00Z">
              <w:r>
                <w:rPr>
                  <w:rFonts w:cs="Arial"/>
                </w:rPr>
                <w:t xml:space="preserve">ФФД 1.2 - </w:t>
              </w:r>
            </w:ins>
            <w:r>
              <w:rPr>
                <w:rFonts w:cs="Arial"/>
              </w:rPr>
              <w:t>нет</w:t>
            </w:r>
          </w:p>
        </w:tc>
      </w:tr>
      <w:tr w:rsidR="00A30465" w:rsidRPr="008F4F86" w14:paraId="49F17A50" w14:textId="69348492" w:rsidTr="00A30465">
        <w:tc>
          <w:tcPr>
            <w:tcW w:w="2317" w:type="dxa"/>
          </w:tcPr>
          <w:p w14:paraId="487937D8" w14:textId="00336079" w:rsidR="00A30465" w:rsidRPr="00086E5C" w:rsidRDefault="00A30465" w:rsidP="00A60F13">
            <w:r>
              <w:rPr>
                <w:lang w:val="en-US"/>
              </w:rPr>
              <w:t>a</w:t>
            </w:r>
            <w:r w:rsidRPr="00086E5C">
              <w:t>ddress</w:t>
            </w:r>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Адрес покупателя (клиента), 1254</w:t>
            </w:r>
          </w:p>
        </w:tc>
        <w:tc>
          <w:tcPr>
            <w:tcW w:w="2619" w:type="dxa"/>
          </w:tcPr>
          <w:p w14:paraId="2085D963" w14:textId="531667CB" w:rsidR="00A30465" w:rsidRDefault="00A30465" w:rsidP="00A30465">
            <w:pPr>
              <w:rPr>
                <w:rFonts w:cs="Arial"/>
              </w:rPr>
            </w:pPr>
            <w:r>
              <w:rPr>
                <w:rFonts w:cs="Arial"/>
              </w:rPr>
              <w:t>Строка от 1 до 239 символов.</w:t>
            </w:r>
          </w:p>
        </w:tc>
        <w:tc>
          <w:tcPr>
            <w:tcW w:w="2619" w:type="dxa"/>
          </w:tcPr>
          <w:p w14:paraId="114D2551" w14:textId="77777777" w:rsidR="00A30465" w:rsidRDefault="00A30465" w:rsidP="00A30465">
            <w:pPr>
              <w:rPr>
                <w:ins w:id="625" w:author="Сергей Гизун" w:date="2022-02-26T15:44:00Z"/>
                <w:rFonts w:cs="Arial"/>
              </w:rPr>
            </w:pPr>
            <w:ins w:id="626" w:author="Сергей Гизун" w:date="2022-02-26T15:44:00Z">
              <w:r>
                <w:rPr>
                  <w:rFonts w:cs="Arial"/>
                </w:rPr>
                <w:t xml:space="preserve">ФФД 1.05 – </w:t>
              </w:r>
            </w:ins>
            <w:r>
              <w:rPr>
                <w:rFonts w:cs="Arial"/>
              </w:rPr>
              <w:t>нет</w:t>
            </w:r>
          </w:p>
          <w:p w14:paraId="1ECEB673" w14:textId="579D3CA9" w:rsidR="00A30465" w:rsidRDefault="00A30465" w:rsidP="00A30465">
            <w:pPr>
              <w:rPr>
                <w:rFonts w:cs="Arial"/>
              </w:rPr>
            </w:pPr>
            <w:ins w:id="627" w:author="Сергей Гизун" w:date="2022-02-26T15:44:00Z">
              <w:r>
                <w:rPr>
                  <w:rFonts w:cs="Arial"/>
                </w:rPr>
                <w:t xml:space="preserve">ФФД 1.2 - </w:t>
              </w:r>
            </w:ins>
            <w:r>
              <w:rPr>
                <w:rFonts w:cs="Arial"/>
              </w:rPr>
              <w:t>нет</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628" w:name="_Toc80026481"/>
      <w:r>
        <w:rPr>
          <w:rFonts w:cs="Arial"/>
        </w:rPr>
        <w:t>2.1.1.</w:t>
      </w:r>
      <w:r>
        <w:rPr>
          <w:rFonts w:cs="Arial"/>
          <w:lang w:val="en-US"/>
        </w:rPr>
        <w:t>9</w:t>
      </w:r>
      <w:r>
        <w:t xml:space="preserve"> </w:t>
      </w:r>
      <w:r w:rsidRPr="00677EEF">
        <w:t>Операционный реквизит чека</w:t>
      </w:r>
      <w:r w:rsidR="003272D0">
        <w:rPr>
          <w:lang w:val="en-US"/>
        </w:rPr>
        <w:t>, 1270</w:t>
      </w:r>
      <w:bookmarkEnd w:id="628"/>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w:t>
            </w:r>
            <w:r w:rsidRPr="005A2BA4">
              <w:rPr>
                <w:lang w:val="en-US"/>
              </w:rPr>
              <w:t>ate</w:t>
            </w:r>
          </w:p>
        </w:tc>
        <w:tc>
          <w:tcPr>
            <w:tcW w:w="4825" w:type="dxa"/>
          </w:tcPr>
          <w:p w14:paraId="09B565A0" w14:textId="0695C2E2" w:rsidR="00A30465" w:rsidRDefault="00A30465" w:rsidP="00E61789">
            <w:r w:rsidRPr="00677EEF">
              <w:t>Дата, время операции, 1273</w:t>
            </w:r>
          </w:p>
        </w:tc>
        <w:tc>
          <w:tcPr>
            <w:tcW w:w="3130" w:type="dxa"/>
          </w:tcPr>
          <w:p w14:paraId="0F0857C9" w14:textId="724BFAA6" w:rsidR="00A30465" w:rsidRDefault="00A30465" w:rsidP="00A304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30" w:type="dxa"/>
          </w:tcPr>
          <w:p w14:paraId="6ED7EFB1" w14:textId="77777777" w:rsidR="00A30465" w:rsidRDefault="00A30465" w:rsidP="00A30465">
            <w:pPr>
              <w:rPr>
                <w:ins w:id="629" w:author="Сергей Гизун" w:date="2022-02-26T15:44:00Z"/>
                <w:rFonts w:cs="Arial"/>
              </w:rPr>
            </w:pPr>
            <w:ins w:id="630" w:author="Сергей Гизун" w:date="2022-02-26T15:44:00Z">
              <w:r>
                <w:rPr>
                  <w:rFonts w:cs="Arial"/>
                </w:rPr>
                <w:t xml:space="preserve">ФФД 1.05 – </w:t>
              </w:r>
            </w:ins>
            <w:r>
              <w:rPr>
                <w:rFonts w:cs="Arial"/>
              </w:rPr>
              <w:t>нет</w:t>
            </w:r>
          </w:p>
          <w:p w14:paraId="34F20C08" w14:textId="6D133E27" w:rsidR="00A30465" w:rsidRPr="008F4F86" w:rsidRDefault="00A30465" w:rsidP="00A30465">
            <w:pPr>
              <w:rPr>
                <w:rFonts w:cs="Arial"/>
              </w:rPr>
            </w:pPr>
            <w:ins w:id="631" w:author="Сергей Гизун" w:date="2022-02-26T15:44:00Z">
              <w:r>
                <w:rPr>
                  <w:rFonts w:cs="Arial"/>
                </w:rPr>
                <w:t xml:space="preserve">ФФД 1.2 - </w:t>
              </w:r>
            </w:ins>
            <w:r>
              <w:rPr>
                <w:rFonts w:cs="Arial"/>
              </w:rPr>
              <w:t>нет</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w:t>
            </w:r>
            <w:r w:rsidRPr="005A2BA4">
              <w:rPr>
                <w:lang w:val="en-US"/>
              </w:rPr>
              <w:t>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Идентификатор операции,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Принимает значения «0» до определения значения реквизита ФНС России.</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Число от 0 до 255.</w:t>
            </w:r>
          </w:p>
        </w:tc>
        <w:tc>
          <w:tcPr>
            <w:tcW w:w="3130" w:type="dxa"/>
          </w:tcPr>
          <w:p w14:paraId="16444AE4" w14:textId="77777777" w:rsidR="00A30465" w:rsidRDefault="00A30465" w:rsidP="00A30465">
            <w:pPr>
              <w:rPr>
                <w:ins w:id="632" w:author="Сергей Гизун" w:date="2022-02-26T15:44:00Z"/>
                <w:rFonts w:cs="Arial"/>
              </w:rPr>
            </w:pPr>
            <w:ins w:id="633" w:author="Сергей Гизун" w:date="2022-02-26T15:44:00Z">
              <w:r>
                <w:rPr>
                  <w:rFonts w:cs="Arial"/>
                </w:rPr>
                <w:t xml:space="preserve">ФФД 1.05 – </w:t>
              </w:r>
            </w:ins>
            <w:r>
              <w:rPr>
                <w:rFonts w:cs="Arial"/>
              </w:rPr>
              <w:t>нет</w:t>
            </w:r>
          </w:p>
          <w:p w14:paraId="3B07DAAF" w14:textId="54F9D5E2" w:rsidR="00A30465" w:rsidRDefault="00A30465" w:rsidP="00A30465">
            <w:pPr>
              <w:overflowPunct w:val="0"/>
              <w:autoSpaceDE w:val="0"/>
              <w:autoSpaceDN w:val="0"/>
              <w:adjustRightInd w:val="0"/>
              <w:textAlignment w:val="baseline"/>
              <w:rPr>
                <w:rFonts w:cs="Arial"/>
              </w:rPr>
            </w:pPr>
            <w:ins w:id="634" w:author="Сергей Гизун" w:date="2022-02-26T15:44:00Z">
              <w:r>
                <w:rPr>
                  <w:rFonts w:cs="Arial"/>
                </w:rPr>
                <w:t xml:space="preserve">ФФД 1.2 - </w:t>
              </w:r>
            </w:ins>
            <w:r>
              <w:rPr>
                <w:rFonts w:cs="Arial"/>
              </w:rPr>
              <w:t>нет</w:t>
            </w:r>
          </w:p>
        </w:tc>
      </w:tr>
      <w:tr w:rsidR="00A30465" w:rsidRPr="008F4F86" w14:paraId="0FA896E4" w14:textId="375D4244" w:rsidTr="00A30465">
        <w:tc>
          <w:tcPr>
            <w:tcW w:w="2328" w:type="dxa"/>
          </w:tcPr>
          <w:p w14:paraId="0E23174F" w14:textId="0F2E3B9B" w:rsidR="00A30465" w:rsidRDefault="00A30465" w:rsidP="00E61789">
            <w:pPr>
              <w:rPr>
                <w:lang w:val="en-US"/>
              </w:rPr>
            </w:pPr>
            <w:r>
              <w:rPr>
                <w:lang w:val="en-US"/>
              </w:rPr>
              <w:t>v</w:t>
            </w:r>
            <w:r w:rsidRPr="005A2BA4">
              <w:rPr>
                <w:lang w:val="en-US"/>
              </w:rPr>
              <w:t>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Данные операции,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Строка от 1 до 64 символов.</w:t>
            </w:r>
          </w:p>
        </w:tc>
        <w:tc>
          <w:tcPr>
            <w:tcW w:w="3130" w:type="dxa"/>
          </w:tcPr>
          <w:p w14:paraId="0F8F1CC4" w14:textId="77777777" w:rsidR="00A30465" w:rsidRDefault="00A30465" w:rsidP="00A30465">
            <w:pPr>
              <w:rPr>
                <w:ins w:id="635" w:author="Сергей Гизун" w:date="2022-02-26T15:44:00Z"/>
                <w:rFonts w:cs="Arial"/>
              </w:rPr>
            </w:pPr>
            <w:ins w:id="636" w:author="Сергей Гизун" w:date="2022-02-26T15:44:00Z">
              <w:r>
                <w:rPr>
                  <w:rFonts w:cs="Arial"/>
                </w:rPr>
                <w:t xml:space="preserve">ФФД 1.05 – </w:t>
              </w:r>
            </w:ins>
            <w:r>
              <w:rPr>
                <w:rFonts w:cs="Arial"/>
              </w:rPr>
              <w:t>нет</w:t>
            </w:r>
          </w:p>
          <w:p w14:paraId="0FC40A9D" w14:textId="004F40A2" w:rsidR="00A30465" w:rsidRDefault="00A30465" w:rsidP="00A30465">
            <w:pPr>
              <w:overflowPunct w:val="0"/>
              <w:autoSpaceDE w:val="0"/>
              <w:autoSpaceDN w:val="0"/>
              <w:adjustRightInd w:val="0"/>
              <w:textAlignment w:val="baseline"/>
              <w:rPr>
                <w:rFonts w:cs="Arial"/>
              </w:rPr>
            </w:pPr>
            <w:ins w:id="637" w:author="Сергей Гизун" w:date="2022-02-26T15:44:00Z">
              <w:r>
                <w:rPr>
                  <w:rFonts w:cs="Arial"/>
                </w:rPr>
                <w:t xml:space="preserve">ФФД 1.2 - </w:t>
              </w:r>
            </w:ins>
            <w:r>
              <w:rPr>
                <w:rFonts w:cs="Arial"/>
              </w:rPr>
              <w:t>нет</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638" w:name="_Toc80026482"/>
      <w:r>
        <w:rPr>
          <w:rFonts w:cs="Arial"/>
        </w:rPr>
        <w:t>2.1.1.</w:t>
      </w:r>
      <w:r>
        <w:rPr>
          <w:rFonts w:cs="Arial"/>
          <w:lang w:val="en-US"/>
        </w:rPr>
        <w:t>10</w:t>
      </w:r>
      <w:r>
        <w:t xml:space="preserve"> </w:t>
      </w:r>
      <w:r w:rsidRPr="00627F02">
        <w:t>Отраслевой реквизит чека, 1261</w:t>
      </w:r>
      <w:bookmarkEnd w:id="638"/>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r>
              <w:rPr>
                <w:lang w:val="en-US"/>
              </w:rPr>
              <w:t>f</w:t>
            </w:r>
            <w:r w:rsidRPr="00442F72">
              <w:rPr>
                <w:lang w:val="en-US"/>
              </w:rPr>
              <w:t>oivId</w:t>
            </w:r>
          </w:p>
        </w:tc>
        <w:tc>
          <w:tcPr>
            <w:tcW w:w="4778" w:type="dxa"/>
          </w:tcPr>
          <w:p w14:paraId="67422C5C" w14:textId="0FD7DA0D" w:rsidR="00A30465" w:rsidRDefault="00A30465" w:rsidP="00E61789">
            <w:r w:rsidRPr="00640C9A">
              <w:t>Идентификатор ФОИВ, 1262</w:t>
            </w:r>
          </w:p>
        </w:tc>
        <w:tc>
          <w:tcPr>
            <w:tcW w:w="3109" w:type="dxa"/>
          </w:tcPr>
          <w:p w14:paraId="70ACB510" w14:textId="7226E89E" w:rsidR="00A30465" w:rsidRDefault="00A30465" w:rsidP="00A30465">
            <w:pPr>
              <w:rPr>
                <w:rFonts w:cs="Arial"/>
              </w:rPr>
            </w:pPr>
            <w:r>
              <w:rPr>
                <w:rFonts w:cs="Arial"/>
              </w:rPr>
              <w:t xml:space="preserve">Строка от 1 до </w:t>
            </w:r>
            <w:r w:rsidRPr="00640C9A">
              <w:rPr>
                <w:rFonts w:cs="Arial"/>
              </w:rPr>
              <w:t>3</w:t>
            </w:r>
            <w:r>
              <w:rPr>
                <w:rFonts w:cs="Arial"/>
              </w:rPr>
              <w:t xml:space="preserve"> символов.</w:t>
            </w:r>
          </w:p>
        </w:tc>
        <w:tc>
          <w:tcPr>
            <w:tcW w:w="3109" w:type="dxa"/>
          </w:tcPr>
          <w:p w14:paraId="4D63FAF7" w14:textId="77777777" w:rsidR="00A30465" w:rsidRDefault="00A30465" w:rsidP="00A30465">
            <w:pPr>
              <w:rPr>
                <w:ins w:id="639" w:author="Сергей Гизун" w:date="2022-02-26T15:44:00Z"/>
                <w:rFonts w:cs="Arial"/>
              </w:rPr>
            </w:pPr>
            <w:ins w:id="640" w:author="Сергей Гизун" w:date="2022-02-26T15:44:00Z">
              <w:r>
                <w:rPr>
                  <w:rFonts w:cs="Arial"/>
                </w:rPr>
                <w:t xml:space="preserve">ФФД 1.05 – </w:t>
              </w:r>
            </w:ins>
            <w:r>
              <w:rPr>
                <w:rFonts w:cs="Arial"/>
              </w:rPr>
              <w:t>нет</w:t>
            </w:r>
          </w:p>
          <w:p w14:paraId="785C745D" w14:textId="0F9FAD2D" w:rsidR="00A30465" w:rsidRDefault="00A30465" w:rsidP="00A30465">
            <w:pPr>
              <w:rPr>
                <w:rFonts w:cs="Arial"/>
              </w:rPr>
            </w:pPr>
            <w:ins w:id="641" w:author="Сергей Гизун" w:date="2022-02-26T15:44:00Z">
              <w:r>
                <w:rPr>
                  <w:rFonts w:cs="Arial"/>
                </w:rPr>
                <w:t xml:space="preserve">ФФД 1.2 - </w:t>
              </w:r>
            </w:ins>
            <w:r>
              <w:rPr>
                <w:rFonts w:cs="Arial"/>
              </w:rPr>
              <w:t>нет</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r>
              <w:rPr>
                <w:lang w:val="en-US"/>
              </w:rPr>
              <w:t>c</w:t>
            </w:r>
            <w:r w:rsidRPr="00442F72">
              <w:rPr>
                <w:lang w:val="en-US"/>
              </w:rPr>
              <w:t>auseDocumentDate</w:t>
            </w:r>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w:t>
            </w:r>
          </w:p>
        </w:tc>
        <w:tc>
          <w:tcPr>
            <w:tcW w:w="3109" w:type="dxa"/>
          </w:tcPr>
          <w:p w14:paraId="7BC349D9" w14:textId="77777777" w:rsidR="00A30465" w:rsidRDefault="00A30465" w:rsidP="00A30465">
            <w:pPr>
              <w:rPr>
                <w:ins w:id="642" w:author="Сергей Гизун" w:date="2022-02-26T15:44:00Z"/>
                <w:rFonts w:cs="Arial"/>
              </w:rPr>
            </w:pPr>
            <w:ins w:id="643" w:author="Сергей Гизун" w:date="2022-02-26T15:44:00Z">
              <w:r>
                <w:rPr>
                  <w:rFonts w:cs="Arial"/>
                </w:rPr>
                <w:t xml:space="preserve">ФФД 1.05 – </w:t>
              </w:r>
            </w:ins>
            <w:r>
              <w:rPr>
                <w:rFonts w:cs="Arial"/>
              </w:rPr>
              <w:t>нет</w:t>
            </w:r>
          </w:p>
          <w:p w14:paraId="3F88BB7D" w14:textId="0DF4F402" w:rsidR="00A30465" w:rsidRDefault="00A30465" w:rsidP="00A30465">
            <w:pPr>
              <w:overflowPunct w:val="0"/>
              <w:autoSpaceDE w:val="0"/>
              <w:autoSpaceDN w:val="0"/>
              <w:adjustRightInd w:val="0"/>
              <w:textAlignment w:val="baseline"/>
              <w:rPr>
                <w:rFonts w:cs="Arial"/>
              </w:rPr>
            </w:pPr>
            <w:ins w:id="644" w:author="Сергей Гизун" w:date="2022-02-26T15:44:00Z">
              <w:r>
                <w:rPr>
                  <w:rFonts w:cs="Arial"/>
                </w:rPr>
                <w:t xml:space="preserve">ФФД 1.2 - </w:t>
              </w:r>
            </w:ins>
            <w:r>
              <w:rPr>
                <w:rFonts w:cs="Arial"/>
              </w:rPr>
              <w:t>нет</w:t>
            </w:r>
          </w:p>
        </w:tc>
      </w:tr>
      <w:tr w:rsidR="00A30465" w:rsidRPr="008F4F86" w14:paraId="70999CE8" w14:textId="7B8D7C61" w:rsidTr="00A30465">
        <w:tc>
          <w:tcPr>
            <w:tcW w:w="2396" w:type="dxa"/>
          </w:tcPr>
          <w:p w14:paraId="18F46CE3" w14:textId="7D1EAFFA" w:rsidR="00A30465" w:rsidRDefault="00A30465" w:rsidP="00E61789">
            <w:pPr>
              <w:rPr>
                <w:lang w:val="en-US"/>
              </w:rPr>
            </w:pPr>
            <w:r>
              <w:rPr>
                <w:lang w:val="en-US"/>
              </w:rPr>
              <w:t>c</w:t>
            </w:r>
            <w:r w:rsidRPr="00442F72">
              <w:rPr>
                <w:lang w:val="en-US"/>
              </w:rPr>
              <w:t>auseDocumentNumber</w:t>
            </w:r>
          </w:p>
        </w:tc>
        <w:tc>
          <w:tcPr>
            <w:tcW w:w="4778" w:type="dxa"/>
          </w:tcPr>
          <w:p w14:paraId="7401FBA8" w14:textId="1DEE77CE" w:rsidR="00A30465" w:rsidRDefault="00A30465"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32</w:t>
            </w:r>
            <w:r>
              <w:rPr>
                <w:rFonts w:cs="Arial"/>
              </w:rPr>
              <w:t xml:space="preserve"> символов.</w:t>
            </w:r>
          </w:p>
        </w:tc>
        <w:tc>
          <w:tcPr>
            <w:tcW w:w="3109" w:type="dxa"/>
          </w:tcPr>
          <w:p w14:paraId="0941B30B" w14:textId="77777777" w:rsidR="00A30465" w:rsidRDefault="00A30465" w:rsidP="00A30465">
            <w:pPr>
              <w:rPr>
                <w:ins w:id="645" w:author="Сергей Гизун" w:date="2022-02-26T15:44:00Z"/>
                <w:rFonts w:cs="Arial"/>
              </w:rPr>
            </w:pPr>
            <w:ins w:id="646" w:author="Сергей Гизун" w:date="2022-02-26T15:44:00Z">
              <w:r>
                <w:rPr>
                  <w:rFonts w:cs="Arial"/>
                </w:rPr>
                <w:t xml:space="preserve">ФФД 1.05 – </w:t>
              </w:r>
            </w:ins>
            <w:r>
              <w:rPr>
                <w:rFonts w:cs="Arial"/>
              </w:rPr>
              <w:t>нет</w:t>
            </w:r>
          </w:p>
          <w:p w14:paraId="7DE98A7F" w14:textId="387E56F5" w:rsidR="00A30465" w:rsidRDefault="00A30465" w:rsidP="00A30465">
            <w:pPr>
              <w:overflowPunct w:val="0"/>
              <w:autoSpaceDE w:val="0"/>
              <w:autoSpaceDN w:val="0"/>
              <w:adjustRightInd w:val="0"/>
              <w:textAlignment w:val="baseline"/>
              <w:rPr>
                <w:rFonts w:cs="Arial"/>
              </w:rPr>
            </w:pPr>
            <w:ins w:id="647" w:author="Сергей Гизун" w:date="2022-02-26T15:44:00Z">
              <w:r>
                <w:rPr>
                  <w:rFonts w:cs="Arial"/>
                </w:rPr>
                <w:t xml:space="preserve">ФФД 1.2 - </w:t>
              </w:r>
            </w:ins>
            <w:r>
              <w:rPr>
                <w:rFonts w:cs="Arial"/>
              </w:rPr>
              <w:t>нет</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w:t>
            </w:r>
            <w:r w:rsidRPr="005A2BA4">
              <w:rPr>
                <w:lang w:val="en-US"/>
              </w:rPr>
              <w:t>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Строка от 1 до 239 символов.</w:t>
            </w:r>
          </w:p>
        </w:tc>
        <w:tc>
          <w:tcPr>
            <w:tcW w:w="3109" w:type="dxa"/>
          </w:tcPr>
          <w:p w14:paraId="61DAC40D" w14:textId="77777777" w:rsidR="00A30465" w:rsidRDefault="00A30465" w:rsidP="00A30465">
            <w:pPr>
              <w:rPr>
                <w:ins w:id="648" w:author="Сергей Гизун" w:date="2022-02-26T15:44:00Z"/>
                <w:rFonts w:cs="Arial"/>
              </w:rPr>
            </w:pPr>
            <w:ins w:id="649" w:author="Сергей Гизун" w:date="2022-02-26T15:44:00Z">
              <w:r>
                <w:rPr>
                  <w:rFonts w:cs="Arial"/>
                </w:rPr>
                <w:t xml:space="preserve">ФФД 1.05 – </w:t>
              </w:r>
            </w:ins>
            <w:r>
              <w:rPr>
                <w:rFonts w:cs="Arial"/>
              </w:rPr>
              <w:t>нет</w:t>
            </w:r>
          </w:p>
          <w:p w14:paraId="75B8CB81" w14:textId="20A018C4" w:rsidR="00A30465" w:rsidRDefault="00A30465" w:rsidP="00A30465">
            <w:pPr>
              <w:overflowPunct w:val="0"/>
              <w:autoSpaceDE w:val="0"/>
              <w:autoSpaceDN w:val="0"/>
              <w:adjustRightInd w:val="0"/>
              <w:textAlignment w:val="baseline"/>
              <w:rPr>
                <w:rFonts w:cs="Arial"/>
              </w:rPr>
            </w:pPr>
            <w:ins w:id="650" w:author="Сергей Гизун" w:date="2022-02-26T15:44:00Z">
              <w:r>
                <w:rPr>
                  <w:rFonts w:cs="Arial"/>
                </w:rPr>
                <w:t xml:space="preserve">ФФД 1.2 - </w:t>
              </w:r>
            </w:ins>
            <w:r>
              <w:rPr>
                <w:rFonts w:cs="Arial"/>
              </w:rPr>
              <w:t>нет</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651" w:name="_Toc80026483"/>
      <w:r>
        <w:rPr>
          <w:rFonts w:cs="Arial"/>
        </w:rPr>
        <w:t>2.1.1.</w:t>
      </w:r>
      <w:r>
        <w:rPr>
          <w:rFonts w:cs="Arial"/>
          <w:lang w:val="en-US"/>
        </w:rPr>
        <w:t>11</w:t>
      </w:r>
      <w:r>
        <w:t xml:space="preserve"> </w:t>
      </w:r>
      <w:bookmarkStart w:id="652" w:name="OLE_LINK473"/>
      <w:r w:rsidR="007D4134">
        <w:t xml:space="preserve">Штрих-коды </w:t>
      </w:r>
      <w:r w:rsidR="004A4E09">
        <w:t>предмета расчета</w:t>
      </w:r>
      <w:bookmarkEnd w:id="651"/>
      <w:bookmarkEnd w:id="652"/>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653" w:name="OLE_LINK539"/>
            <w:bookmarkStart w:id="654" w:name="OLE_LINK540"/>
            <w:r>
              <w:rPr>
                <w:lang w:val="en-US"/>
              </w:rPr>
              <w:t>ean8</w:t>
            </w:r>
            <w:bookmarkEnd w:id="653"/>
            <w:bookmarkEnd w:id="654"/>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655" w:name="OLE_LINK536"/>
            <w:bookmarkStart w:id="656" w:name="OLE_LINK538"/>
            <w:r w:rsidRPr="00A81B2D">
              <w:t>КТ EAN-8</w:t>
            </w:r>
            <w:r w:rsidRPr="00640C9A">
              <w:t xml:space="preserve">, </w:t>
            </w:r>
            <w:r>
              <w:rPr>
                <w:lang w:val="en-US"/>
              </w:rPr>
              <w:t>1301</w:t>
            </w:r>
            <w:bookmarkEnd w:id="655"/>
            <w:bookmarkEnd w:id="656"/>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w:t>
            </w:r>
          </w:p>
        </w:tc>
        <w:tc>
          <w:tcPr>
            <w:tcW w:w="3105" w:type="dxa"/>
          </w:tcPr>
          <w:p w14:paraId="0F1770C9" w14:textId="77777777" w:rsidR="00A30465" w:rsidRDefault="00A30465" w:rsidP="00A30465">
            <w:pPr>
              <w:rPr>
                <w:ins w:id="657" w:author="Сергей Гизун" w:date="2022-02-26T15:44:00Z"/>
                <w:rFonts w:cs="Arial"/>
              </w:rPr>
            </w:pPr>
            <w:ins w:id="658" w:author="Сергей Гизун" w:date="2022-02-26T15:44:00Z">
              <w:r>
                <w:rPr>
                  <w:rFonts w:cs="Arial"/>
                </w:rPr>
                <w:t xml:space="preserve">ФФД 1.05 – </w:t>
              </w:r>
            </w:ins>
            <w:r>
              <w:rPr>
                <w:rFonts w:cs="Arial"/>
              </w:rPr>
              <w:t>нет</w:t>
            </w:r>
          </w:p>
          <w:p w14:paraId="1AB39869" w14:textId="114E8C9E" w:rsidR="00A30465" w:rsidRDefault="00A30465" w:rsidP="00A30465">
            <w:pPr>
              <w:overflowPunct w:val="0"/>
              <w:autoSpaceDE w:val="0"/>
              <w:autoSpaceDN w:val="0"/>
              <w:adjustRightInd w:val="0"/>
              <w:textAlignment w:val="baseline"/>
              <w:rPr>
                <w:rFonts w:cs="Arial"/>
              </w:rPr>
            </w:pPr>
            <w:ins w:id="659" w:author="Сергей Гизун" w:date="2022-02-26T15:44:00Z">
              <w:r>
                <w:rPr>
                  <w:rFonts w:cs="Arial"/>
                </w:rPr>
                <w:t xml:space="preserve">ФФД 1.2 - </w:t>
              </w:r>
            </w:ins>
            <w:r>
              <w:rPr>
                <w:rFonts w:cs="Arial"/>
              </w:rPr>
              <w:t>нет</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660" w:name="OLE_LINK474"/>
            <w:bookmarkStart w:id="661" w:name="OLE_LINK562"/>
            <w:r>
              <w:rPr>
                <w:lang w:val="en-US"/>
              </w:rPr>
              <w:t>ean13</w:t>
            </w:r>
            <w:bookmarkEnd w:id="660"/>
            <w:bookmarkEnd w:id="661"/>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w:t>
            </w:r>
          </w:p>
        </w:tc>
        <w:tc>
          <w:tcPr>
            <w:tcW w:w="3105" w:type="dxa"/>
          </w:tcPr>
          <w:p w14:paraId="0D75395B" w14:textId="77777777" w:rsidR="00A30465" w:rsidRDefault="00A30465" w:rsidP="00A30465">
            <w:pPr>
              <w:rPr>
                <w:ins w:id="662" w:author="Сергей Гизун" w:date="2022-02-26T15:44:00Z"/>
                <w:rFonts w:cs="Arial"/>
              </w:rPr>
            </w:pPr>
            <w:ins w:id="663" w:author="Сергей Гизун" w:date="2022-02-26T15:44:00Z">
              <w:r>
                <w:rPr>
                  <w:rFonts w:cs="Arial"/>
                </w:rPr>
                <w:t xml:space="preserve">ФФД 1.05 – </w:t>
              </w:r>
            </w:ins>
            <w:r>
              <w:rPr>
                <w:rFonts w:cs="Arial"/>
              </w:rPr>
              <w:t>нет</w:t>
            </w:r>
          </w:p>
          <w:p w14:paraId="26BF674F" w14:textId="65261520" w:rsidR="00A30465" w:rsidRDefault="00A30465" w:rsidP="00A30465">
            <w:pPr>
              <w:overflowPunct w:val="0"/>
              <w:autoSpaceDE w:val="0"/>
              <w:autoSpaceDN w:val="0"/>
              <w:adjustRightInd w:val="0"/>
              <w:textAlignment w:val="baseline"/>
              <w:rPr>
                <w:rFonts w:cs="Arial"/>
              </w:rPr>
            </w:pPr>
            <w:ins w:id="664" w:author="Сергей Гизун" w:date="2022-02-26T15:44:00Z">
              <w:r>
                <w:rPr>
                  <w:rFonts w:cs="Arial"/>
                </w:rPr>
                <w:lastRenderedPageBreak/>
                <w:t xml:space="preserve">ФФД 1.2 - </w:t>
              </w:r>
            </w:ins>
            <w:r>
              <w:rPr>
                <w:rFonts w:cs="Arial"/>
              </w:rPr>
              <w:t>нет</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665" w:name="OLE_LINK563"/>
            <w:r>
              <w:rPr>
                <w:lang w:val="en-US"/>
              </w:rPr>
              <w:lastRenderedPageBreak/>
              <w:t>itf14</w:t>
            </w:r>
            <w:bookmarkEnd w:id="665"/>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666" w:name="OLE_LINK564"/>
            <w:bookmarkStart w:id="667" w:name="OLE_LINK565"/>
            <w:r w:rsidRPr="00A81B2D">
              <w:t>КТ ITF-14</w:t>
            </w:r>
            <w:r w:rsidRPr="00640C9A">
              <w:t xml:space="preserve">, </w:t>
            </w:r>
            <w:r>
              <w:rPr>
                <w:lang w:val="en-US"/>
              </w:rPr>
              <w:t>1303</w:t>
            </w:r>
            <w:bookmarkEnd w:id="666"/>
            <w:bookmarkEnd w:id="667"/>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10547E4" w14:textId="77777777" w:rsidR="00A30465" w:rsidRDefault="00A30465" w:rsidP="00A30465">
            <w:pPr>
              <w:rPr>
                <w:ins w:id="668" w:author="Сергей Гизун" w:date="2022-02-26T15:44:00Z"/>
                <w:rFonts w:cs="Arial"/>
              </w:rPr>
            </w:pPr>
            <w:ins w:id="669" w:author="Сергей Гизун" w:date="2022-02-26T15:44:00Z">
              <w:r>
                <w:rPr>
                  <w:rFonts w:cs="Arial"/>
                </w:rPr>
                <w:t xml:space="preserve">ФФД 1.05 – </w:t>
              </w:r>
            </w:ins>
            <w:r>
              <w:rPr>
                <w:rFonts w:cs="Arial"/>
              </w:rPr>
              <w:t>нет</w:t>
            </w:r>
          </w:p>
          <w:p w14:paraId="308F5A30" w14:textId="42A3B272" w:rsidR="00A30465" w:rsidRDefault="00A30465" w:rsidP="00A30465">
            <w:pPr>
              <w:overflowPunct w:val="0"/>
              <w:autoSpaceDE w:val="0"/>
              <w:autoSpaceDN w:val="0"/>
              <w:adjustRightInd w:val="0"/>
              <w:textAlignment w:val="baseline"/>
              <w:rPr>
                <w:rFonts w:cs="Arial"/>
              </w:rPr>
            </w:pPr>
            <w:ins w:id="670" w:author="Сергей Гизун" w:date="2022-02-26T15:44:00Z">
              <w:r>
                <w:rPr>
                  <w:rFonts w:cs="Arial"/>
                </w:rPr>
                <w:t xml:space="preserve">ФФД 1.2 - </w:t>
              </w:r>
            </w:ins>
            <w:r>
              <w:rPr>
                <w:rFonts w:cs="Arial"/>
              </w:rPr>
              <w:t>нет</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671" w:name="OLE_LINK566"/>
            <w:bookmarkStart w:id="672" w:name="OLE_LINK567"/>
            <w:bookmarkStart w:id="673" w:name="OLE_LINK591"/>
            <w:bookmarkStart w:id="674" w:name="OLE_LINK592"/>
            <w:r>
              <w:rPr>
                <w:lang w:val="en-US"/>
              </w:rPr>
              <w:t>gs1</w:t>
            </w:r>
            <w:bookmarkEnd w:id="671"/>
            <w:bookmarkEnd w:id="672"/>
            <w:bookmarkEnd w:id="673"/>
            <w:bookmarkEnd w:id="674"/>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675" w:name="OLE_LINK568"/>
            <w:bookmarkStart w:id="676" w:name="OLE_LINK569"/>
            <w:r w:rsidRPr="00A81B2D">
              <w:t>КТ GS1.0</w:t>
            </w:r>
            <w:r>
              <w:rPr>
                <w:lang w:val="en-US"/>
              </w:rPr>
              <w:t>, 1304</w:t>
            </w:r>
            <w:bookmarkEnd w:id="675"/>
            <w:bookmarkEnd w:id="676"/>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w:t>
            </w:r>
          </w:p>
        </w:tc>
        <w:tc>
          <w:tcPr>
            <w:tcW w:w="3105" w:type="dxa"/>
          </w:tcPr>
          <w:p w14:paraId="1D01973C" w14:textId="77777777" w:rsidR="00A30465" w:rsidRDefault="00A30465" w:rsidP="00A30465">
            <w:pPr>
              <w:rPr>
                <w:ins w:id="677" w:author="Сергей Гизун" w:date="2022-02-26T15:44:00Z"/>
                <w:rFonts w:cs="Arial"/>
              </w:rPr>
            </w:pPr>
            <w:ins w:id="678" w:author="Сергей Гизун" w:date="2022-02-26T15:44:00Z">
              <w:r>
                <w:rPr>
                  <w:rFonts w:cs="Arial"/>
                </w:rPr>
                <w:t xml:space="preserve">ФФД 1.05 – </w:t>
              </w:r>
            </w:ins>
            <w:r>
              <w:rPr>
                <w:rFonts w:cs="Arial"/>
              </w:rPr>
              <w:t>нет</w:t>
            </w:r>
          </w:p>
          <w:p w14:paraId="03CB0375" w14:textId="6113933D" w:rsidR="00A30465" w:rsidRDefault="00A30465" w:rsidP="00A30465">
            <w:pPr>
              <w:overflowPunct w:val="0"/>
              <w:autoSpaceDE w:val="0"/>
              <w:autoSpaceDN w:val="0"/>
              <w:adjustRightInd w:val="0"/>
              <w:textAlignment w:val="baseline"/>
              <w:rPr>
                <w:rFonts w:cs="Arial"/>
              </w:rPr>
            </w:pPr>
            <w:ins w:id="679" w:author="Сергей Гизун" w:date="2022-02-26T15:44:00Z">
              <w:r>
                <w:rPr>
                  <w:rFonts w:cs="Arial"/>
                </w:rPr>
                <w:t xml:space="preserve">ФФД 1.2 - </w:t>
              </w:r>
            </w:ins>
            <w:r>
              <w:rPr>
                <w:rFonts w:cs="Arial"/>
              </w:rPr>
              <w:t>нет</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680" w:name="OLE_LINK570"/>
            <w:r>
              <w:rPr>
                <w:lang w:val="en-US"/>
              </w:rPr>
              <w:t>mi</w:t>
            </w:r>
            <w:bookmarkEnd w:id="680"/>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681" w:name="OLE_LINK571"/>
            <w:bookmarkStart w:id="682" w:name="OLE_LINK572"/>
            <w:r w:rsidRPr="00A81B2D">
              <w:t>КТ МИ</w:t>
            </w:r>
            <w:r>
              <w:t>, 1307</w:t>
            </w:r>
            <w:bookmarkEnd w:id="681"/>
            <w:bookmarkEnd w:id="682"/>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w:t>
            </w:r>
          </w:p>
        </w:tc>
        <w:tc>
          <w:tcPr>
            <w:tcW w:w="3105" w:type="dxa"/>
          </w:tcPr>
          <w:p w14:paraId="47047F13" w14:textId="77777777" w:rsidR="00A30465" w:rsidRDefault="00A30465" w:rsidP="00A30465">
            <w:pPr>
              <w:rPr>
                <w:ins w:id="683" w:author="Сергей Гизун" w:date="2022-02-26T15:44:00Z"/>
                <w:rFonts w:cs="Arial"/>
              </w:rPr>
            </w:pPr>
            <w:ins w:id="684" w:author="Сергей Гизун" w:date="2022-02-26T15:44:00Z">
              <w:r>
                <w:rPr>
                  <w:rFonts w:cs="Arial"/>
                </w:rPr>
                <w:t xml:space="preserve">ФФД 1.05 – </w:t>
              </w:r>
            </w:ins>
            <w:r>
              <w:rPr>
                <w:rFonts w:cs="Arial"/>
              </w:rPr>
              <w:t>нет</w:t>
            </w:r>
          </w:p>
          <w:p w14:paraId="08E2CC00" w14:textId="128BD5AB" w:rsidR="00A30465" w:rsidRDefault="00A30465" w:rsidP="00A30465">
            <w:pPr>
              <w:overflowPunct w:val="0"/>
              <w:autoSpaceDE w:val="0"/>
              <w:autoSpaceDN w:val="0"/>
              <w:adjustRightInd w:val="0"/>
              <w:textAlignment w:val="baseline"/>
              <w:rPr>
                <w:rFonts w:cs="Arial"/>
              </w:rPr>
            </w:pPr>
            <w:ins w:id="685" w:author="Сергей Гизун" w:date="2022-02-26T15:44:00Z">
              <w:r>
                <w:rPr>
                  <w:rFonts w:cs="Arial"/>
                </w:rPr>
                <w:t xml:space="preserve">ФФД 1.2 - </w:t>
              </w:r>
            </w:ins>
            <w:r>
              <w:rPr>
                <w:rFonts w:cs="Arial"/>
              </w:rPr>
              <w:t>нет</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686" w:name="OLE_LINK573"/>
            <w:r>
              <w:rPr>
                <w:lang w:val="en-US"/>
              </w:rPr>
              <w:t>egais20</w:t>
            </w:r>
            <w:bookmarkEnd w:id="686"/>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687" w:name="OLE_LINK574"/>
            <w:bookmarkStart w:id="688" w:name="OLE_LINK575"/>
            <w:r w:rsidRPr="00A81B2D">
              <w:t>КТ ЕГАИС-2.0</w:t>
            </w:r>
            <w:r>
              <w:t>, 1308</w:t>
            </w:r>
            <w:bookmarkEnd w:id="687"/>
            <w:bookmarkEnd w:id="688"/>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23</w:t>
            </w:r>
            <w:r>
              <w:rPr>
                <w:rFonts w:cs="Arial"/>
              </w:rPr>
              <w:t xml:space="preserve"> символов, </w:t>
            </w:r>
          </w:p>
        </w:tc>
        <w:tc>
          <w:tcPr>
            <w:tcW w:w="3105" w:type="dxa"/>
          </w:tcPr>
          <w:p w14:paraId="1990CBD4" w14:textId="77777777" w:rsidR="00A30465" w:rsidRDefault="00A30465" w:rsidP="00A30465">
            <w:pPr>
              <w:rPr>
                <w:ins w:id="689" w:author="Сергей Гизун" w:date="2022-02-26T15:44:00Z"/>
                <w:rFonts w:cs="Arial"/>
              </w:rPr>
            </w:pPr>
            <w:ins w:id="690" w:author="Сергей Гизун" w:date="2022-02-26T15:44:00Z">
              <w:r>
                <w:rPr>
                  <w:rFonts w:cs="Arial"/>
                </w:rPr>
                <w:t xml:space="preserve">ФФД 1.05 – </w:t>
              </w:r>
            </w:ins>
            <w:r>
              <w:rPr>
                <w:rFonts w:cs="Arial"/>
              </w:rPr>
              <w:t>нет</w:t>
            </w:r>
          </w:p>
          <w:p w14:paraId="6F55947E" w14:textId="62E83B29" w:rsidR="00A30465" w:rsidRDefault="00A30465" w:rsidP="00A30465">
            <w:pPr>
              <w:overflowPunct w:val="0"/>
              <w:autoSpaceDE w:val="0"/>
              <w:autoSpaceDN w:val="0"/>
              <w:adjustRightInd w:val="0"/>
              <w:textAlignment w:val="baseline"/>
              <w:rPr>
                <w:rFonts w:cs="Arial"/>
              </w:rPr>
            </w:pPr>
            <w:ins w:id="691" w:author="Сергей Гизун" w:date="2022-02-26T15:44:00Z">
              <w:r>
                <w:rPr>
                  <w:rFonts w:cs="Arial"/>
                </w:rPr>
                <w:t xml:space="preserve">ФФД 1.2 - </w:t>
              </w:r>
            </w:ins>
            <w:r>
              <w:rPr>
                <w:rFonts w:cs="Arial"/>
              </w:rPr>
              <w:t>нет</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692" w:name="OLE_LINK576"/>
            <w:bookmarkStart w:id="693" w:name="OLE_LINK577"/>
            <w:r>
              <w:rPr>
                <w:lang w:val="en-US"/>
              </w:rPr>
              <w:t>egais30</w:t>
            </w:r>
            <w:bookmarkEnd w:id="692"/>
            <w:bookmarkEnd w:id="693"/>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694" w:name="OLE_LINK578"/>
            <w:bookmarkStart w:id="695" w:name="OLE_LINK579"/>
            <w:r w:rsidRPr="00A81B2D">
              <w:t>КТ ЕГАИС-3.0</w:t>
            </w:r>
            <w:r>
              <w:t>, 1309</w:t>
            </w:r>
            <w:bookmarkEnd w:id="694"/>
            <w:bookmarkEnd w:id="695"/>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232881D" w14:textId="77777777" w:rsidR="00A30465" w:rsidRDefault="00A30465" w:rsidP="00A30465">
            <w:pPr>
              <w:rPr>
                <w:ins w:id="696" w:author="Сергей Гизун" w:date="2022-02-26T15:44:00Z"/>
                <w:rFonts w:cs="Arial"/>
              </w:rPr>
            </w:pPr>
            <w:ins w:id="697" w:author="Сергей Гизун" w:date="2022-02-26T15:44:00Z">
              <w:r>
                <w:rPr>
                  <w:rFonts w:cs="Arial"/>
                </w:rPr>
                <w:t xml:space="preserve">ФФД 1.05 – </w:t>
              </w:r>
            </w:ins>
            <w:r>
              <w:rPr>
                <w:rFonts w:cs="Arial"/>
              </w:rPr>
              <w:t>нет</w:t>
            </w:r>
          </w:p>
          <w:p w14:paraId="31246D4C" w14:textId="679C6972" w:rsidR="00A30465" w:rsidRDefault="00A30465" w:rsidP="00A30465">
            <w:pPr>
              <w:overflowPunct w:val="0"/>
              <w:autoSpaceDE w:val="0"/>
              <w:autoSpaceDN w:val="0"/>
              <w:adjustRightInd w:val="0"/>
              <w:textAlignment w:val="baseline"/>
              <w:rPr>
                <w:rFonts w:cs="Arial"/>
              </w:rPr>
            </w:pPr>
            <w:ins w:id="698" w:author="Сергей Гизун" w:date="2022-02-26T15:44:00Z">
              <w:r>
                <w:rPr>
                  <w:rFonts w:cs="Arial"/>
                </w:rPr>
                <w:t xml:space="preserve">ФФД 1.2 - </w:t>
              </w:r>
            </w:ins>
            <w:r>
              <w:rPr>
                <w:rFonts w:cs="Arial"/>
              </w:rPr>
              <w:t>нет</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699" w:name="OLE_LINK582"/>
            <w:bookmarkStart w:id="700" w:name="OLE_LINK583"/>
            <w:r>
              <w:rPr>
                <w:lang w:val="en-US"/>
              </w:rPr>
              <w:t>f1</w:t>
            </w:r>
            <w:bookmarkEnd w:id="699"/>
            <w:bookmarkEnd w:id="700"/>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701" w:name="OLE_LINK580"/>
            <w:bookmarkStart w:id="702" w:name="OLE_LINK581"/>
            <w:r w:rsidRPr="00A81B2D">
              <w:t>КТ Ф.1</w:t>
            </w:r>
            <w:r>
              <w:rPr>
                <w:lang w:val="en-US"/>
              </w:rPr>
              <w:t>, 1320</w:t>
            </w:r>
            <w:bookmarkEnd w:id="701"/>
            <w:bookmarkEnd w:id="702"/>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76861AFF" w14:textId="77777777" w:rsidR="00A30465" w:rsidRDefault="00A30465" w:rsidP="00A30465">
            <w:pPr>
              <w:rPr>
                <w:ins w:id="703" w:author="Сергей Гизун" w:date="2022-02-26T15:44:00Z"/>
                <w:rFonts w:cs="Arial"/>
              </w:rPr>
            </w:pPr>
            <w:ins w:id="704" w:author="Сергей Гизун" w:date="2022-02-26T15:44:00Z">
              <w:r>
                <w:rPr>
                  <w:rFonts w:cs="Arial"/>
                </w:rPr>
                <w:t xml:space="preserve">ФФД 1.05 – </w:t>
              </w:r>
            </w:ins>
            <w:r>
              <w:rPr>
                <w:rFonts w:cs="Arial"/>
              </w:rPr>
              <w:t>нет</w:t>
            </w:r>
          </w:p>
          <w:p w14:paraId="59D8E244" w14:textId="11C69EA7" w:rsidR="00A30465" w:rsidRDefault="00A30465" w:rsidP="00A30465">
            <w:pPr>
              <w:overflowPunct w:val="0"/>
              <w:autoSpaceDE w:val="0"/>
              <w:autoSpaceDN w:val="0"/>
              <w:adjustRightInd w:val="0"/>
              <w:textAlignment w:val="baseline"/>
              <w:rPr>
                <w:rFonts w:cs="Arial"/>
              </w:rPr>
            </w:pPr>
            <w:ins w:id="705" w:author="Сергей Гизун" w:date="2022-02-26T15:44:00Z">
              <w:r>
                <w:rPr>
                  <w:rFonts w:cs="Arial"/>
                </w:rPr>
                <w:t xml:space="preserve">ФФД 1.2 - </w:t>
              </w:r>
            </w:ins>
            <w:r>
              <w:rPr>
                <w:rFonts w:cs="Arial"/>
              </w:rPr>
              <w:t>нет</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0BC12372" w14:textId="77777777" w:rsidR="00A30465" w:rsidRDefault="00A30465" w:rsidP="00A30465">
            <w:pPr>
              <w:rPr>
                <w:ins w:id="706" w:author="Сергей Гизун" w:date="2022-02-26T15:44:00Z"/>
                <w:rFonts w:cs="Arial"/>
              </w:rPr>
            </w:pPr>
            <w:ins w:id="707" w:author="Сергей Гизун" w:date="2022-02-26T15:44:00Z">
              <w:r>
                <w:rPr>
                  <w:rFonts w:cs="Arial"/>
                </w:rPr>
                <w:t xml:space="preserve">ФФД 1.05 – </w:t>
              </w:r>
            </w:ins>
            <w:r>
              <w:rPr>
                <w:rFonts w:cs="Arial"/>
              </w:rPr>
              <w:t>нет</w:t>
            </w:r>
          </w:p>
          <w:p w14:paraId="2833823F" w14:textId="0B79776D" w:rsidR="00A30465" w:rsidRDefault="00A30465" w:rsidP="00A30465">
            <w:pPr>
              <w:overflowPunct w:val="0"/>
              <w:autoSpaceDE w:val="0"/>
              <w:autoSpaceDN w:val="0"/>
              <w:adjustRightInd w:val="0"/>
              <w:textAlignment w:val="baseline"/>
              <w:rPr>
                <w:rFonts w:cs="Arial"/>
              </w:rPr>
            </w:pPr>
            <w:ins w:id="708" w:author="Сергей Гизун" w:date="2022-02-26T15:44:00Z">
              <w:r>
                <w:rPr>
                  <w:rFonts w:cs="Arial"/>
                </w:rPr>
                <w:t xml:space="preserve">ФФД 1.2 - </w:t>
              </w:r>
            </w:ins>
            <w:r>
              <w:rPr>
                <w:rFonts w:cs="Arial"/>
              </w:rPr>
              <w:t>нет</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4DE74E1D" w14:textId="77777777" w:rsidR="00A30465" w:rsidRDefault="00A30465" w:rsidP="00A30465">
            <w:pPr>
              <w:rPr>
                <w:ins w:id="709" w:author="Сергей Гизун" w:date="2022-02-26T15:44:00Z"/>
                <w:rFonts w:cs="Arial"/>
              </w:rPr>
            </w:pPr>
            <w:ins w:id="710" w:author="Сергей Гизун" w:date="2022-02-26T15:44:00Z">
              <w:r>
                <w:rPr>
                  <w:rFonts w:cs="Arial"/>
                </w:rPr>
                <w:t xml:space="preserve">ФФД 1.05 – </w:t>
              </w:r>
            </w:ins>
            <w:r>
              <w:rPr>
                <w:rFonts w:cs="Arial"/>
              </w:rPr>
              <w:t>нет</w:t>
            </w:r>
          </w:p>
          <w:p w14:paraId="51955FB2" w14:textId="3DAC8D3F" w:rsidR="00A30465" w:rsidRDefault="00A30465" w:rsidP="00A30465">
            <w:pPr>
              <w:overflowPunct w:val="0"/>
              <w:autoSpaceDE w:val="0"/>
              <w:autoSpaceDN w:val="0"/>
              <w:adjustRightInd w:val="0"/>
              <w:textAlignment w:val="baseline"/>
              <w:rPr>
                <w:rFonts w:cs="Arial"/>
              </w:rPr>
            </w:pPr>
            <w:ins w:id="711" w:author="Сергей Гизун" w:date="2022-02-26T15:44:00Z">
              <w:r>
                <w:rPr>
                  <w:rFonts w:cs="Arial"/>
                </w:rPr>
                <w:t xml:space="preserve">ФФД 1.2 - </w:t>
              </w:r>
            </w:ins>
            <w:r>
              <w:rPr>
                <w:rFonts w:cs="Arial"/>
              </w:rPr>
              <w:t>нет</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FB37425" w14:textId="77777777" w:rsidR="00A30465" w:rsidRDefault="00A30465" w:rsidP="00A30465">
            <w:pPr>
              <w:rPr>
                <w:ins w:id="712" w:author="Сергей Гизун" w:date="2022-02-26T15:44:00Z"/>
                <w:rFonts w:cs="Arial"/>
              </w:rPr>
            </w:pPr>
            <w:ins w:id="713" w:author="Сергей Гизун" w:date="2022-02-26T15:44:00Z">
              <w:r>
                <w:rPr>
                  <w:rFonts w:cs="Arial"/>
                </w:rPr>
                <w:t xml:space="preserve">ФФД 1.05 – </w:t>
              </w:r>
            </w:ins>
            <w:r>
              <w:rPr>
                <w:rFonts w:cs="Arial"/>
              </w:rPr>
              <w:t>нет</w:t>
            </w:r>
          </w:p>
          <w:p w14:paraId="0FE98796" w14:textId="427B6324" w:rsidR="00A30465" w:rsidRDefault="00A30465" w:rsidP="00A30465">
            <w:pPr>
              <w:overflowPunct w:val="0"/>
              <w:autoSpaceDE w:val="0"/>
              <w:autoSpaceDN w:val="0"/>
              <w:adjustRightInd w:val="0"/>
              <w:textAlignment w:val="baseline"/>
              <w:rPr>
                <w:rFonts w:cs="Arial"/>
              </w:rPr>
            </w:pPr>
            <w:ins w:id="714" w:author="Сергей Гизун" w:date="2022-02-26T15:44:00Z">
              <w:r>
                <w:rPr>
                  <w:rFonts w:cs="Arial"/>
                </w:rPr>
                <w:t xml:space="preserve">ФФД 1.2 - </w:t>
              </w:r>
            </w:ins>
            <w:r>
              <w:rPr>
                <w:rFonts w:cs="Arial"/>
              </w:rPr>
              <w:t>нет</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29742A8" w14:textId="77777777" w:rsidR="00A30465" w:rsidRDefault="00A30465" w:rsidP="00A30465">
            <w:pPr>
              <w:rPr>
                <w:ins w:id="715" w:author="Сергей Гизун" w:date="2022-02-26T15:44:00Z"/>
                <w:rFonts w:cs="Arial"/>
              </w:rPr>
            </w:pPr>
            <w:ins w:id="716" w:author="Сергей Гизун" w:date="2022-02-26T15:44:00Z">
              <w:r>
                <w:rPr>
                  <w:rFonts w:cs="Arial"/>
                </w:rPr>
                <w:t xml:space="preserve">ФФД 1.05 – </w:t>
              </w:r>
            </w:ins>
            <w:r>
              <w:rPr>
                <w:rFonts w:cs="Arial"/>
              </w:rPr>
              <w:t>нет</w:t>
            </w:r>
          </w:p>
          <w:p w14:paraId="50654B7D" w14:textId="4FE4F40F" w:rsidR="00A30465" w:rsidRDefault="00A30465" w:rsidP="00A30465">
            <w:pPr>
              <w:overflowPunct w:val="0"/>
              <w:autoSpaceDE w:val="0"/>
              <w:autoSpaceDN w:val="0"/>
              <w:adjustRightInd w:val="0"/>
              <w:textAlignment w:val="baseline"/>
              <w:rPr>
                <w:rFonts w:cs="Arial"/>
              </w:rPr>
            </w:pPr>
            <w:ins w:id="717" w:author="Сергей Гизун" w:date="2022-02-26T15:44:00Z">
              <w:r>
                <w:rPr>
                  <w:rFonts w:cs="Arial"/>
                </w:rPr>
                <w:t xml:space="preserve">ФФД 1.2 - </w:t>
              </w:r>
            </w:ins>
            <w:r>
              <w:rPr>
                <w:rFonts w:cs="Arial"/>
              </w:rPr>
              <w:t>нет</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D73B2CD" w14:textId="77777777" w:rsidR="00A30465" w:rsidRDefault="00A30465" w:rsidP="00A30465">
            <w:pPr>
              <w:rPr>
                <w:ins w:id="718" w:author="Сергей Гизун" w:date="2022-02-26T15:44:00Z"/>
                <w:rFonts w:cs="Arial"/>
              </w:rPr>
            </w:pPr>
            <w:ins w:id="719" w:author="Сергей Гизун" w:date="2022-02-26T15:44:00Z">
              <w:r>
                <w:rPr>
                  <w:rFonts w:cs="Arial"/>
                </w:rPr>
                <w:t xml:space="preserve">ФФД 1.05 – </w:t>
              </w:r>
            </w:ins>
            <w:r>
              <w:rPr>
                <w:rFonts w:cs="Arial"/>
              </w:rPr>
              <w:t>нет</w:t>
            </w:r>
          </w:p>
          <w:p w14:paraId="033B256D" w14:textId="7A9F23A8" w:rsidR="00A30465" w:rsidRDefault="00A30465" w:rsidP="00A30465">
            <w:pPr>
              <w:overflowPunct w:val="0"/>
              <w:autoSpaceDE w:val="0"/>
              <w:autoSpaceDN w:val="0"/>
              <w:adjustRightInd w:val="0"/>
              <w:textAlignment w:val="baseline"/>
              <w:rPr>
                <w:rFonts w:cs="Arial"/>
              </w:rPr>
            </w:pPr>
            <w:ins w:id="720" w:author="Сергей Гизун" w:date="2022-02-26T15:44:00Z">
              <w:r>
                <w:rPr>
                  <w:rFonts w:cs="Arial"/>
                </w:rPr>
                <w:t xml:space="preserve">ФФД 1.2 - </w:t>
              </w:r>
            </w:ins>
            <w:r>
              <w:rPr>
                <w:rFonts w:cs="Arial"/>
              </w:rPr>
              <w:t>нет</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721" w:name="_Toc80026484"/>
      <w:r>
        <w:rPr>
          <w:rFonts w:cs="Arial"/>
        </w:rPr>
        <w:t>2.1.1.</w:t>
      </w:r>
      <w:r>
        <w:rPr>
          <w:rFonts w:cs="Arial"/>
          <w:lang w:val="en-US"/>
        </w:rPr>
        <w:t>12</w:t>
      </w:r>
      <w:r>
        <w:t xml:space="preserve"> Дробное количество маркированного товара, 1291</w:t>
      </w:r>
      <w:bookmarkEnd w:id="721"/>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Числитель, 1293</w:t>
            </w:r>
          </w:p>
        </w:tc>
        <w:tc>
          <w:tcPr>
            <w:tcW w:w="3109" w:type="dxa"/>
          </w:tcPr>
          <w:p w14:paraId="6FC16B22" w14:textId="7F97172C" w:rsidR="00A30465" w:rsidRDefault="00A30465" w:rsidP="00E61789">
            <w:pPr>
              <w:rPr>
                <w:rFonts w:cs="Arial"/>
              </w:rPr>
            </w:pPr>
            <w:r>
              <w:rPr>
                <w:rFonts w:cs="Arial"/>
              </w:rPr>
              <w:t>Целое беззнаковое число 8 байт</w:t>
            </w:r>
          </w:p>
        </w:tc>
        <w:tc>
          <w:tcPr>
            <w:tcW w:w="3109" w:type="dxa"/>
          </w:tcPr>
          <w:p w14:paraId="658CEA3A" w14:textId="77777777" w:rsidR="00A30465" w:rsidRDefault="00A30465" w:rsidP="00A30465">
            <w:pPr>
              <w:rPr>
                <w:ins w:id="722" w:author="Сергей Гизун" w:date="2022-02-26T15:44:00Z"/>
                <w:rFonts w:cs="Arial"/>
              </w:rPr>
            </w:pPr>
            <w:ins w:id="723" w:author="Сергей Гизун" w:date="2022-02-26T15:44:00Z">
              <w:r>
                <w:rPr>
                  <w:rFonts w:cs="Arial"/>
                </w:rPr>
                <w:t xml:space="preserve">ФФД 1.05 – </w:t>
              </w:r>
            </w:ins>
            <w:r>
              <w:rPr>
                <w:rFonts w:cs="Arial"/>
              </w:rPr>
              <w:t>нет</w:t>
            </w:r>
          </w:p>
          <w:p w14:paraId="7700DFFE" w14:textId="6A0297EC" w:rsidR="00A30465" w:rsidRDefault="00A30465" w:rsidP="00A30465">
            <w:pPr>
              <w:rPr>
                <w:rFonts w:cs="Arial"/>
              </w:rPr>
            </w:pPr>
            <w:ins w:id="724" w:author="Сергей Гизун" w:date="2022-02-26T15:44:00Z">
              <w:r>
                <w:rPr>
                  <w:rFonts w:cs="Arial"/>
                </w:rPr>
                <w:t xml:space="preserve">ФФД 1.2 - </w:t>
              </w:r>
            </w:ins>
            <w:r>
              <w:rPr>
                <w:rFonts w:cs="Arial"/>
              </w:rPr>
              <w:t>нет</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Целое беззнаковое число 8 байт</w:t>
            </w:r>
          </w:p>
        </w:tc>
        <w:tc>
          <w:tcPr>
            <w:tcW w:w="3109" w:type="dxa"/>
          </w:tcPr>
          <w:p w14:paraId="008B254F" w14:textId="77777777" w:rsidR="00A30465" w:rsidRDefault="00A30465" w:rsidP="00A30465">
            <w:pPr>
              <w:rPr>
                <w:ins w:id="725" w:author="Сергей Гизун" w:date="2022-02-26T15:44:00Z"/>
                <w:rFonts w:cs="Arial"/>
              </w:rPr>
            </w:pPr>
            <w:ins w:id="726" w:author="Сергей Гизун" w:date="2022-02-26T15:44:00Z">
              <w:r>
                <w:rPr>
                  <w:rFonts w:cs="Arial"/>
                </w:rPr>
                <w:t xml:space="preserve">ФФД 1.05 – </w:t>
              </w:r>
            </w:ins>
            <w:r>
              <w:rPr>
                <w:rFonts w:cs="Arial"/>
              </w:rPr>
              <w:t>нет</w:t>
            </w:r>
          </w:p>
          <w:p w14:paraId="04A914BB" w14:textId="752302BD" w:rsidR="00A30465" w:rsidRDefault="00A30465" w:rsidP="00A30465">
            <w:pPr>
              <w:overflowPunct w:val="0"/>
              <w:autoSpaceDE w:val="0"/>
              <w:autoSpaceDN w:val="0"/>
              <w:adjustRightInd w:val="0"/>
              <w:textAlignment w:val="baseline"/>
              <w:rPr>
                <w:rFonts w:cs="Arial"/>
              </w:rPr>
            </w:pPr>
            <w:ins w:id="727" w:author="Сергей Гизун" w:date="2022-02-26T15:44:00Z">
              <w:r>
                <w:rPr>
                  <w:rFonts w:cs="Arial"/>
                </w:rPr>
                <w:t xml:space="preserve">ФФД 1.2 - </w:t>
              </w:r>
            </w:ins>
            <w:r>
              <w:rPr>
                <w:rFonts w:cs="Arial"/>
              </w:rPr>
              <w:t>нет</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728" w:name="OLE_LINK163"/>
      <w:r>
        <w:lastRenderedPageBreak/>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729" w:name="OLE_LINK119"/>
      <w:bookmarkStart w:id="730" w:name="OLE_LINK120"/>
      <w:bookmarkStart w:id="731" w:name="OLE_LINK129"/>
      <w:r>
        <w:t xml:space="preserve"> валидации, либо подпись не прошла проверку, тело ответа п.2.1.2</w:t>
      </w:r>
      <w:bookmarkEnd w:id="729"/>
      <w:bookmarkEnd w:id="730"/>
      <w:bookmarkEnd w:id="731"/>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732" w:name="OLE_LINK271"/>
      <w:r w:rsidRPr="00203D30">
        <w:t>Пример</w:t>
      </w:r>
      <w:r w:rsidRPr="00EC6744">
        <w:rPr>
          <w:lang w:val="en-US"/>
        </w:rPr>
        <w:t xml:space="preserve"> </w:t>
      </w:r>
      <w:r w:rsidRPr="00203D30">
        <w:t>запроса</w:t>
      </w:r>
      <w:r w:rsidRPr="00EC6744">
        <w:rPr>
          <w:lang w:val="en-US"/>
        </w:rPr>
        <w:t>:</w:t>
      </w:r>
    </w:p>
    <w:bookmarkEnd w:id="732"/>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id</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inn</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group</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content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type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positions</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quantity</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price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tax</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text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paymentMethodType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paymentSubjectType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quantity</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price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tax</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DE4E08">
        <w:rPr>
          <w:rFonts w:ascii="Consolas" w:hAnsi="Consolas" w:cs="Consolas"/>
          <w:color w:val="8ACCCF"/>
          <w:sz w:val="18"/>
          <w:szCs w:val="18"/>
          <w:lang w:val="en-US"/>
        </w:rPr>
        <w:t>text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733" w:name="OLE_LINK53"/>
      <w:bookmarkStart w:id="734" w:name="OLE_LINK54"/>
      <w:r w:rsidRPr="00EC6744">
        <w:rPr>
          <w:rFonts w:ascii="Consolas" w:hAnsi="Consolas" w:cs="Consolas"/>
          <w:color w:val="8ACCCF"/>
          <w:sz w:val="18"/>
          <w:szCs w:val="18"/>
          <w:lang w:val="en-US"/>
        </w:rPr>
        <w:t>"</w:t>
      </w:r>
      <w:bookmarkStart w:id="735" w:name="OLE_LINK68"/>
      <w:bookmarkStart w:id="736" w:name="OLE_LINK69"/>
      <w:bookmarkStart w:id="737" w:name="OLE_LINK77"/>
      <w:proofErr w:type="gramStart"/>
      <w:r w:rsidRPr="00DE4E08">
        <w:rPr>
          <w:rFonts w:ascii="Consolas" w:hAnsi="Consolas" w:cs="Consolas"/>
          <w:color w:val="8ACCCF"/>
          <w:sz w:val="18"/>
          <w:szCs w:val="18"/>
          <w:lang w:val="en-US"/>
        </w:rPr>
        <w:t>paymentMethodType</w:t>
      </w:r>
      <w:bookmarkEnd w:id="735"/>
      <w:bookmarkEnd w:id="736"/>
      <w:bookmarkEnd w:id="737"/>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738" w:name="OLE_LINK78"/>
      <w:proofErr w:type="gramStart"/>
      <w:r w:rsidRPr="00DE4E08">
        <w:rPr>
          <w:rFonts w:ascii="Consolas" w:hAnsi="Consolas" w:cs="Consolas"/>
          <w:color w:val="8ACCCF"/>
          <w:sz w:val="18"/>
          <w:szCs w:val="18"/>
          <w:lang w:val="en-US"/>
        </w:rPr>
        <w:t>paymentSubjectType</w:t>
      </w:r>
      <w:bookmarkEnd w:id="738"/>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733"/>
      <w:bookmarkEnd w:id="734"/>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DE4E08">
        <w:rPr>
          <w:rFonts w:ascii="Consolas" w:hAnsi="Consolas" w:cs="Consolas"/>
          <w:color w:val="8ACCCF"/>
          <w:sz w:val="18"/>
          <w:szCs w:val="18"/>
          <w:lang w:val="en-US"/>
        </w:rPr>
        <w:t>checkClose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DE4E08">
        <w:rPr>
          <w:rFonts w:ascii="Consolas" w:hAnsi="Consolas" w:cs="Consolas"/>
          <w:color w:val="8ACCCF"/>
          <w:sz w:val="18"/>
          <w:szCs w:val="18"/>
          <w:lang w:val="en-US"/>
        </w:rPr>
        <w:t>payments</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type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amount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type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amount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taxationSystem</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DE4E08">
        <w:rPr>
          <w:rFonts w:ascii="Consolas" w:hAnsi="Consolas" w:cs="Consolas"/>
          <w:color w:val="8ACCCF"/>
          <w:sz w:val="18"/>
          <w:szCs w:val="18"/>
          <w:lang w:val="en-US"/>
        </w:rPr>
        <w:t>customerContact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7E0478"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7E0478">
        <w:rPr>
          <w:rFonts w:ascii="Consolas" w:hAnsi="Consolas" w:cs="Consolas"/>
          <w:color w:val="DFDFBF"/>
          <w:sz w:val="18"/>
          <w:szCs w:val="18"/>
          <w:lang w:val="en-US"/>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id</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inn</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group</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key</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content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positions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quantity</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price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tax</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text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paymentMethodType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paymentSubjectType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nomenclatureCode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agentType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agentInfo</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paymentTransferOperatorPhoneNumbers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r w:rsidRPr="00966FB4">
        <w:rPr>
          <w:rFonts w:ascii="Consolas" w:eastAsia="Times New Roman" w:hAnsi="Consolas" w:cs="Consolas"/>
          <w:color w:val="DFDFBF"/>
          <w:sz w:val="18"/>
          <w:szCs w:val="18"/>
          <w:lang w:val="en-US"/>
        </w:rPr>
        <w:t> ],</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paymentAgentOperation</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paymentAgentPhoneNumbers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r w:rsidRPr="00966FB4">
        <w:rPr>
          <w:rFonts w:ascii="Consolas" w:eastAsia="Times New Roman" w:hAnsi="Consolas" w:cs="Consolas"/>
          <w:color w:val="DFDFBF"/>
          <w:sz w:val="18"/>
          <w:szCs w:val="18"/>
          <w:lang w:val="en-US"/>
        </w:rPr>
        <w:t> ],</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r w:rsidRPr="00966FB4">
        <w:rPr>
          <w:rFonts w:ascii="Consolas" w:eastAsia="Times New Roman" w:hAnsi="Consolas" w:cs="Consolas"/>
          <w:color w:val="DFDFBF"/>
          <w:sz w:val="18"/>
          <w:szCs w:val="18"/>
          <w:lang w:val="en-US"/>
        </w:rPr>
        <w:t> ],</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paymentOperatorAddress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ул</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Недогонная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paymentOperatorINN</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unitOfMeasurement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7E047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7E0478">
        <w:rPr>
          <w:rFonts w:ascii="Consolas" w:eastAsia="Times New Roman" w:hAnsi="Consolas" w:cs="Consolas"/>
          <w:color w:val="8ACCCF"/>
          <w:sz w:val="18"/>
          <w:szCs w:val="18"/>
          <w:lang w:val="en-US"/>
        </w:rPr>
        <w:t>"</w:t>
      </w:r>
      <w:proofErr w:type="gramStart"/>
      <w:r w:rsidRPr="00CA60BF">
        <w:rPr>
          <w:rFonts w:ascii="Consolas" w:eastAsia="Times New Roman" w:hAnsi="Consolas" w:cs="Consolas"/>
          <w:color w:val="8ACCCF"/>
          <w:sz w:val="18"/>
          <w:szCs w:val="18"/>
          <w:lang w:val="en-US"/>
        </w:rPr>
        <w:t>additionalAttribute</w:t>
      </w:r>
      <w:proofErr w:type="gramEnd"/>
      <w:r w:rsidRPr="007E0478">
        <w:rPr>
          <w:rFonts w:ascii="Consolas" w:eastAsia="Times New Roman" w:hAnsi="Consolas" w:cs="Consolas"/>
          <w:color w:val="8ACCCF"/>
          <w:sz w:val="18"/>
          <w:szCs w:val="18"/>
          <w:lang w:val="en-US"/>
        </w:rPr>
        <w:t>"</w:t>
      </w:r>
      <w:r w:rsidRPr="007E0478">
        <w:rPr>
          <w:rFonts w:ascii="Consolas" w:eastAsia="Times New Roman" w:hAnsi="Consolas" w:cs="Consolas"/>
          <w:color w:val="DFDFBF"/>
          <w:sz w:val="18"/>
          <w:szCs w:val="18"/>
          <w:lang w:val="en-US"/>
        </w:rPr>
        <w:t>:</w:t>
      </w:r>
      <w:r w:rsidRPr="00CA60BF">
        <w:rPr>
          <w:rFonts w:ascii="Consolas" w:eastAsia="Times New Roman" w:hAnsi="Consolas" w:cs="Consolas"/>
          <w:color w:val="DFDFBF"/>
          <w:sz w:val="18"/>
          <w:szCs w:val="18"/>
          <w:lang w:val="en-US"/>
        </w:rPr>
        <w:t> </w:t>
      </w:r>
      <w:r w:rsidRPr="007E0478">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Доп</w:t>
      </w:r>
      <w:r w:rsidRPr="007E0478">
        <w:rPr>
          <w:rFonts w:ascii="Consolas" w:eastAsia="Times New Roman" w:hAnsi="Consolas" w:cs="Consolas"/>
          <w:color w:val="DFAF8F"/>
          <w:sz w:val="18"/>
          <w:szCs w:val="18"/>
          <w:lang w:val="en-US"/>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7E0478">
        <w:rPr>
          <w:rFonts w:ascii="Consolas" w:eastAsia="Times New Roman" w:hAnsi="Consolas" w:cs="Consolas"/>
          <w:color w:val="DFAF8F"/>
          <w:sz w:val="18"/>
          <w:szCs w:val="18"/>
          <w:lang w:val="en-US"/>
        </w:rPr>
        <w:t>"</w:t>
      </w:r>
      <w:r w:rsidRPr="007E0478">
        <w:rPr>
          <w:rFonts w:ascii="Consolas" w:eastAsia="Times New Roman" w:hAnsi="Consolas" w:cs="Consolas"/>
          <w:color w:val="DFDFBF"/>
          <w:sz w:val="18"/>
          <w:szCs w:val="18"/>
          <w:lang w:val="en-US"/>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manufacturerCountryCode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customsDeclarationNumber</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excise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quantity</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price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tax</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text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gramStart"/>
      <w:r w:rsidRPr="00CA60BF">
        <w:rPr>
          <w:rFonts w:ascii="Consolas" w:eastAsia="Times New Roman" w:hAnsi="Consolas" w:cs="Consolas"/>
          <w:color w:val="8ACCCF"/>
          <w:sz w:val="18"/>
          <w:szCs w:val="18"/>
          <w:lang w:val="en-US"/>
        </w:rPr>
        <w:t>paymentMethodType</w:t>
      </w:r>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gramStart"/>
      <w:r w:rsidRPr="00CA60BF">
        <w:rPr>
          <w:rFonts w:ascii="Consolas" w:eastAsia="Times New Roman" w:hAnsi="Consolas" w:cs="Consolas"/>
          <w:color w:val="8ACCCF"/>
          <w:sz w:val="18"/>
          <w:szCs w:val="18"/>
          <w:lang w:val="en-US"/>
        </w:rPr>
        <w:t>paymentSubjectType</w:t>
      </w:r>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gramStart"/>
      <w:r w:rsidRPr="00CA60BF">
        <w:rPr>
          <w:rFonts w:ascii="Consolas" w:eastAsia="Times New Roman" w:hAnsi="Consolas" w:cs="Consolas"/>
          <w:color w:val="8ACCCF"/>
          <w:sz w:val="18"/>
          <w:szCs w:val="18"/>
          <w:lang w:val="en-US"/>
        </w:rPr>
        <w:t>supplierINN</w:t>
      </w:r>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gramStart"/>
      <w:r w:rsidRPr="00CA60BF">
        <w:rPr>
          <w:rFonts w:ascii="Consolas" w:eastAsia="Times New Roman" w:hAnsi="Consolas" w:cs="Consolas"/>
          <w:color w:val="8ACCCF"/>
          <w:sz w:val="18"/>
          <w:szCs w:val="18"/>
          <w:lang w:val="en-US"/>
        </w:rPr>
        <w:t>supplierInfo</w:t>
      </w:r>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r w:rsidRPr="00966FB4">
        <w:rPr>
          <w:rFonts w:ascii="Consolas" w:eastAsia="Times New Roman" w:hAnsi="Consolas" w:cs="Consolas"/>
          <w:color w:val="DFDFBF"/>
          <w:sz w:val="18"/>
          <w:szCs w:val="18"/>
          <w:lang w:val="en-US"/>
        </w:rPr>
        <w:t> ],</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Адамас</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checkClose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amount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amount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taxationSystem</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customerContact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agentType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paymentTransferOperatorPhoneNumbers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r w:rsidRPr="00966FB4">
        <w:rPr>
          <w:rFonts w:ascii="Consolas" w:eastAsia="Times New Roman" w:hAnsi="Consolas" w:cs="Consolas"/>
          <w:color w:val="DFDFBF"/>
          <w:sz w:val="18"/>
          <w:szCs w:val="18"/>
          <w:lang w:val="en-US"/>
        </w:rPr>
        <w:t> ],</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paymentAgentOperation</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paymentAgentPhoneNumbers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r w:rsidRPr="00966FB4">
        <w:rPr>
          <w:rFonts w:ascii="Consolas" w:eastAsia="Times New Roman" w:hAnsi="Consolas" w:cs="Consolas"/>
          <w:color w:val="DFDFBF"/>
          <w:sz w:val="18"/>
          <w:szCs w:val="18"/>
          <w:lang w:val="en-US"/>
        </w:rPr>
        <w:t> ],</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r w:rsidRPr="00966FB4">
        <w:rPr>
          <w:rFonts w:ascii="Consolas" w:eastAsia="Times New Roman" w:hAnsi="Consolas" w:cs="Consolas"/>
          <w:color w:val="DFDFBF"/>
          <w:sz w:val="18"/>
          <w:szCs w:val="18"/>
          <w:lang w:val="en-US"/>
        </w:rPr>
        <w:t> ],</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paymentOperatorAddress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Мастеркова</w:t>
      </w:r>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paymentOperatorINN</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supplierPhoneNumbers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r w:rsidRPr="00966FB4">
        <w:rPr>
          <w:rFonts w:ascii="Consolas" w:eastAsia="Times New Roman" w:hAnsi="Consolas" w:cs="Consolas"/>
          <w:color w:val="DFDFBF"/>
          <w:sz w:val="18"/>
          <w:szCs w:val="18"/>
          <w:lang w:val="en-US"/>
        </w:rPr>
        <w:t> ],</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w:t>
      </w:r>
      <w:r w:rsidRPr="00D460A0">
        <w:rPr>
          <w:rFonts w:ascii="Consolas" w:eastAsia="Times New Roman" w:hAnsi="Consolas" w:cs="Consolas"/>
          <w:color w:val="8ACCCF"/>
          <w:sz w:val="18"/>
          <w:szCs w:val="18"/>
          <w:lang w:val="en-US"/>
        </w:rPr>
        <w:t>additionalUserAttribute</w:t>
      </w:r>
      <w:r w:rsidRPr="00D23F37">
        <w:rPr>
          <w:rFonts w:ascii="Consolas" w:eastAsia="Times New Roman" w:hAnsi="Consolas" w:cs="Consolas"/>
          <w:color w:val="8ACCCF"/>
          <w:sz w:val="18"/>
          <w:szCs w:val="18"/>
        </w:rPr>
        <w:t>"</w:t>
      </w:r>
      <w:r w:rsidRPr="00D23F37">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automatNumber</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settlementAddress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settlementPlace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additionalAttribute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Доп</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"customer"</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"customerINN"</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 xml:space="preserve">Пример </w:t>
      </w:r>
      <w:proofErr w:type="gramStart"/>
      <w:r>
        <w:t>запроса</w:t>
      </w:r>
      <w:proofErr w:type="gramEnd"/>
      <w:r>
        <w:t xml:space="preserve">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id</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inn</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group</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key</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content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positions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quantity</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price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tax</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text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paymentMethodType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paymentSubjectType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agentType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agentInfo</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paymentTransferOperatorPhoneNumbers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paymentAgentOperation</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paymentAgentPhoneNumbers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paymentOperatorPhoneNumbers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paymentOperatorAddress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ул</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Недогонная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paymentOperatorINN</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CF1D55"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eastAsia="ru-RU"/>
        </w:rPr>
        <w:t>"</w:t>
      </w:r>
      <w:r w:rsidRPr="009410FB">
        <w:rPr>
          <w:rFonts w:ascii="Consolas" w:eastAsia="Times New Roman" w:hAnsi="Consolas" w:cs="Courier New"/>
          <w:color w:val="8ACCCF"/>
          <w:sz w:val="20"/>
          <w:szCs w:val="20"/>
          <w:lang w:val="en-US" w:eastAsia="ru-RU"/>
        </w:rPr>
        <w:t>additionalAttribute</w:t>
      </w:r>
      <w:r w:rsidRPr="00CF1D55">
        <w:rPr>
          <w:rFonts w:ascii="Consolas" w:eastAsia="Times New Roman" w:hAnsi="Consolas" w:cs="Courier New"/>
          <w:color w:val="8ACCCF"/>
          <w:sz w:val="20"/>
          <w:szCs w:val="20"/>
          <w:lang w:eastAsia="ru-RU"/>
        </w:rPr>
        <w:t>"</w:t>
      </w:r>
      <w:r w:rsidRPr="00CF1D55">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D69D85"/>
          <w:sz w:val="20"/>
          <w:szCs w:val="20"/>
          <w:lang w:eastAsia="ru-RU"/>
        </w:rPr>
        <w:t>"</w:t>
      </w:r>
      <w:r w:rsidRPr="009410FB">
        <w:rPr>
          <w:rFonts w:ascii="Consolas" w:eastAsia="Times New Roman" w:hAnsi="Consolas" w:cs="Courier New"/>
          <w:color w:val="D69D85"/>
          <w:sz w:val="20"/>
          <w:szCs w:val="20"/>
          <w:lang w:eastAsia="ru-RU"/>
        </w:rPr>
        <w:t>Доп</w:t>
      </w:r>
      <w:r w:rsidRPr="00CF1D55">
        <w:rPr>
          <w:rFonts w:ascii="Consolas" w:eastAsia="Times New Roman" w:hAnsi="Consolas" w:cs="Courier New"/>
          <w:color w:val="D69D85"/>
          <w:sz w:val="20"/>
          <w:szCs w:val="20"/>
          <w:lang w:eastAsia="ru-RU"/>
        </w:rPr>
        <w:t>.</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CF1D55">
        <w:rPr>
          <w:rFonts w:ascii="Consolas" w:eastAsia="Times New Roman" w:hAnsi="Consolas" w:cs="Courier New"/>
          <w:color w:val="D69D85"/>
          <w:sz w:val="20"/>
          <w:szCs w:val="20"/>
          <w:lang w:eastAsia="ru-RU"/>
        </w:rPr>
        <w:t>"</w:t>
      </w:r>
      <w:r w:rsidRPr="00CF1D55">
        <w:rPr>
          <w:rFonts w:ascii="Consolas" w:eastAsia="Times New Roman" w:hAnsi="Consolas" w:cs="Courier New"/>
          <w:color w:val="B4B4B4"/>
          <w:sz w:val="20"/>
          <w:szCs w:val="20"/>
          <w:lang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manufacturerCountryCode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customsDeclarationNumber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excise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unitTaxSum</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itemCode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plannedStatus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fractionalQuantity</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numerator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denominator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industryAttribute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foivId</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causeDocumentDate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causeDocumentNumber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value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barcodes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mi</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quantity</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price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tax</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text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paymentMethodType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paymentSubjectType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supplierINN</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supplierInfo</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phoneNumbers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Адамас</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quantityMeasurementUnit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checkClose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amount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amount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taxationSystem</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customerContact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7E0478"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7E0478">
        <w:rPr>
          <w:rFonts w:ascii="Consolas" w:eastAsia="Times New Roman" w:hAnsi="Consolas" w:cs="Courier New"/>
          <w:color w:val="8ACCCF"/>
          <w:sz w:val="20"/>
          <w:szCs w:val="20"/>
          <w:lang w:val="en-US" w:eastAsia="ru-RU"/>
        </w:rPr>
        <w:t>"</w:t>
      </w:r>
      <w:proofErr w:type="gramStart"/>
      <w:r w:rsidRPr="001B370A">
        <w:rPr>
          <w:rFonts w:ascii="Consolas" w:eastAsia="Times New Roman" w:hAnsi="Consolas" w:cs="Courier New"/>
          <w:color w:val="8ACCCF"/>
          <w:sz w:val="20"/>
          <w:szCs w:val="20"/>
          <w:lang w:val="en-US" w:eastAsia="ru-RU"/>
        </w:rPr>
        <w:t>additionalUserAttribute</w:t>
      </w:r>
      <w:proofErr w:type="gramEnd"/>
      <w:r w:rsidRPr="007E0478">
        <w:rPr>
          <w:rFonts w:ascii="Consolas" w:eastAsia="Times New Roman" w:hAnsi="Consolas" w:cs="Courier New"/>
          <w:color w:val="8ACCCF"/>
          <w:sz w:val="20"/>
          <w:szCs w:val="20"/>
          <w:lang w:val="en-US" w:eastAsia="ru-RU"/>
        </w:rPr>
        <w:t>"</w:t>
      </w:r>
      <w:r w:rsidRPr="007E0478">
        <w:rPr>
          <w:rFonts w:ascii="Consolas" w:eastAsia="Times New Roman" w:hAnsi="Consolas" w:cs="Courier New"/>
          <w:color w:val="B4B4B4"/>
          <w:sz w:val="20"/>
          <w:szCs w:val="20"/>
          <w:lang w:val="en-US" w:eastAsia="ru-RU"/>
        </w:rPr>
        <w:t>:</w:t>
      </w:r>
      <w:r w:rsidRPr="001B370A">
        <w:rPr>
          <w:rFonts w:ascii="Consolas" w:eastAsia="Times New Roman" w:hAnsi="Consolas" w:cs="Courier New"/>
          <w:color w:val="DFDFBF"/>
          <w:sz w:val="20"/>
          <w:szCs w:val="20"/>
          <w:lang w:val="en-US" w:eastAsia="ru-RU"/>
        </w:rPr>
        <w:t> </w:t>
      </w:r>
      <w:r w:rsidRPr="007E0478">
        <w:rPr>
          <w:rFonts w:ascii="Consolas" w:eastAsia="Times New Roman" w:hAnsi="Consolas" w:cs="Courier New"/>
          <w:color w:val="B4B4B4"/>
          <w:sz w:val="20"/>
          <w:szCs w:val="20"/>
          <w:lang w:val="en-US"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"name"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automatNumber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settlementAddress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settlementPlace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additionalAttribute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Доп</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cashier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senderEmail</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"ru@example.mail"</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customerInfo</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name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inn</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birthDate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citizenship</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identityDocumentCode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identityDocumentData</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"multipassport"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address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Басеенная</w:t>
      </w:r>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operationalAttribute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date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id</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value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industryAttribute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foivId</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causeDocumentDate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causeDocumentNumber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value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ffdVersion</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meta</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callbackUrl</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"ignoreItemCodeCheck"</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739" w:name="_Toc507539858"/>
      <w:bookmarkStart w:id="740" w:name="_Toc27489464"/>
      <w:bookmarkStart w:id="741" w:name="_Toc63432911"/>
      <w:bookmarkStart w:id="742" w:name="_Toc80026485"/>
      <w:r>
        <w:t>2.1.</w:t>
      </w:r>
      <w:r w:rsidRPr="005560E2">
        <w:t>2</w:t>
      </w:r>
      <w:r>
        <w:t xml:space="preserve"> Тело ответа с ошибками обработки запроса</w:t>
      </w:r>
      <w:bookmarkEnd w:id="739"/>
      <w:bookmarkEnd w:id="740"/>
      <w:bookmarkEnd w:id="741"/>
      <w:bookmarkEnd w:id="742"/>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728"/>
    </w:tbl>
    <w:p w14:paraId="02CE8C90" w14:textId="5E6E2676" w:rsidR="00171765" w:rsidRDefault="00171765" w:rsidP="00171765">
      <w:pPr>
        <w:rPr>
          <w:lang w:val="en-US"/>
        </w:rPr>
      </w:pPr>
    </w:p>
    <w:p w14:paraId="01C04081" w14:textId="77777777" w:rsidR="00171765" w:rsidRDefault="00171765" w:rsidP="00171765">
      <w:bookmarkStart w:id="743" w:name="OLE_LINK164"/>
      <w:bookmarkStart w:id="744"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743"/>
    <w:bookmarkEnd w:id="744"/>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745" w:name="OLE_LINK280"/>
      <w:bookmarkStart w:id="746" w:name="OLE_LINK281"/>
      <w:bookmarkStart w:id="747" w:name="_Toc507539859"/>
      <w:bookmarkStart w:id="748" w:name="_Toc27489465"/>
      <w:bookmarkStart w:id="749" w:name="_Toc63432912"/>
      <w:bookmarkStart w:id="750" w:name="_Toc80026486"/>
      <w:bookmarkStart w:id="751" w:name="OLE_LINK98"/>
      <w:bookmarkStart w:id="752" w:name="OLE_LINK99"/>
      <w:bookmarkStart w:id="753" w:name="OLE_LINK255"/>
      <w:bookmarkStart w:id="754" w:name="OLE_LINK256"/>
      <w:bookmarkStart w:id="755" w:name="OLE_LINK278"/>
      <w:bookmarkStart w:id="756" w:name="OLE_LINK279"/>
      <w:r w:rsidRPr="00CE43A2">
        <w:lastRenderedPageBreak/>
        <w:t xml:space="preserve">2.2 </w:t>
      </w:r>
      <w:bookmarkEnd w:id="745"/>
      <w:bookmarkEnd w:id="746"/>
      <w:r>
        <w:t>Состояние</w:t>
      </w:r>
      <w:r w:rsidRPr="00CE43A2">
        <w:t xml:space="preserve"> </w:t>
      </w:r>
      <w:r>
        <w:t>чека</w:t>
      </w:r>
      <w:bookmarkEnd w:id="747"/>
      <w:bookmarkEnd w:id="748"/>
      <w:bookmarkEnd w:id="749"/>
      <w:bookmarkEnd w:id="750"/>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757" w:name="OLE_LINK57"/>
      <w:bookmarkStart w:id="758" w:name="OLE_LINK58"/>
      <w:r>
        <w:rPr>
          <w:rFonts w:cs="Arial"/>
          <w:b/>
          <w:lang w:val="en-US"/>
        </w:rPr>
        <w:t>{inn}</w:t>
      </w:r>
      <w:bookmarkEnd w:id="757"/>
      <w:bookmarkEnd w:id="758"/>
      <w:r>
        <w:rPr>
          <w:rFonts w:cs="Arial"/>
          <w:b/>
          <w:lang w:val="en-US"/>
        </w:rPr>
        <w:t>/status</w:t>
      </w:r>
      <w:bookmarkStart w:id="759" w:name="OLE_LINK55"/>
      <w:bookmarkStart w:id="760" w:name="OLE_LINK56"/>
      <w:r>
        <w:rPr>
          <w:rFonts w:cs="Arial"/>
          <w:b/>
          <w:lang w:val="en-US"/>
        </w:rPr>
        <w:t>/{</w:t>
      </w:r>
      <w:bookmarkEnd w:id="759"/>
      <w:bookmarkEnd w:id="760"/>
      <w:r>
        <w:rPr>
          <w:rFonts w:cs="Arial"/>
          <w:b/>
          <w:lang w:val="en-US"/>
        </w:rPr>
        <w:t>document_id}</w:t>
      </w:r>
    </w:p>
    <w:bookmarkEnd w:id="751"/>
    <w:bookmarkEnd w:id="752"/>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753"/>
    <w:bookmarkEnd w:id="754"/>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Unprocessable Entity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761" w:name="_Toc507539860"/>
      <w:bookmarkStart w:id="762" w:name="_Toc27489466"/>
      <w:bookmarkStart w:id="763" w:name="_Toc63432913"/>
      <w:bookmarkStart w:id="764" w:name="_Toc80026487"/>
      <w:r>
        <w:rPr>
          <w:lang w:val="en-US"/>
        </w:rPr>
        <w:t xml:space="preserve">2.2.1 </w:t>
      </w:r>
      <w:r>
        <w:t>Тело ответа</w:t>
      </w:r>
      <w:bookmarkEnd w:id="761"/>
      <w:bookmarkEnd w:id="762"/>
      <w:bookmarkEnd w:id="763"/>
      <w:bookmarkEnd w:id="764"/>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r w:rsidRPr="00D71290">
              <w:rPr>
                <w:rFonts w:cs="Arial"/>
              </w:rPr>
              <w:t>eviceSN</w:t>
            </w:r>
          </w:p>
        </w:tc>
        <w:tc>
          <w:tcPr>
            <w:tcW w:w="4839" w:type="dxa"/>
          </w:tcPr>
          <w:p w14:paraId="4E869172" w14:textId="77777777" w:rsidR="00171765" w:rsidRPr="00D71290" w:rsidRDefault="00171765" w:rsidP="00171765">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r w:rsidRPr="00D71290">
              <w:rPr>
                <w:rFonts w:cs="Arial"/>
              </w:rPr>
              <w:t>eviceRN</w:t>
            </w:r>
          </w:p>
        </w:tc>
        <w:tc>
          <w:tcPr>
            <w:tcW w:w="4839" w:type="dxa"/>
          </w:tcPr>
          <w:p w14:paraId="50622856" w14:textId="77777777" w:rsidR="00171765" w:rsidRDefault="00171765" w:rsidP="00171765">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r>
              <w:rPr>
                <w:rFonts w:cs="Arial"/>
                <w:lang w:val="en-US"/>
              </w:rPr>
              <w:t>ofd</w:t>
            </w:r>
            <w:r w:rsidRPr="00D71290">
              <w:rPr>
                <w:rFonts w:cs="Arial"/>
              </w:rPr>
              <w:t>Name</w:t>
            </w:r>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765" w:name="OLE_LINK267"/>
            <w:bookmarkStart w:id="766" w:name="OLE_LINK268"/>
            <w:r>
              <w:rPr>
                <w:rFonts w:cs="Arial"/>
              </w:rPr>
              <w:t>до 256 символов</w:t>
            </w:r>
            <w:bookmarkEnd w:id="765"/>
            <w:bookmarkEnd w:id="766"/>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r>
              <w:rPr>
                <w:rFonts w:cs="Arial"/>
                <w:lang w:val="en-US"/>
              </w:rPr>
              <w:t>odf</w:t>
            </w:r>
            <w:r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4D066B1A" w:rsidR="00171765" w:rsidRPr="00B72AEC" w:rsidRDefault="00DF2D79" w:rsidP="00171765">
            <w:pPr>
              <w:rPr>
                <w:rFonts w:cs="Arial"/>
                <w:lang w:val="en-US"/>
              </w:rPr>
            </w:pPr>
            <w:bookmarkStart w:id="767" w:name="OLE_LINK17"/>
            <w:bookmarkStart w:id="768" w:name="OLE_LINK18"/>
            <w:bookmarkStart w:id="769" w:name="OLE_LINK19"/>
            <w:bookmarkStart w:id="770" w:name="OLE_LINK20"/>
            <w:bookmarkStart w:id="771" w:name="OLE_LINK21"/>
            <w:r>
              <w:rPr>
                <w:rFonts w:cs="Arial"/>
                <w:lang w:val="en-US"/>
              </w:rPr>
              <w:lastRenderedPageBreak/>
              <w:t>ofd</w:t>
            </w:r>
            <w:r w:rsidR="00171765">
              <w:rPr>
                <w:rFonts w:cs="Arial"/>
                <w:lang w:val="en-US"/>
              </w:rPr>
              <w:t>I</w:t>
            </w:r>
            <w:bookmarkEnd w:id="767"/>
            <w:bookmarkEnd w:id="768"/>
            <w:r w:rsidR="00171765">
              <w:rPr>
                <w:rFonts w:cs="Arial"/>
                <w:lang w:val="en-US"/>
              </w:rPr>
              <w:t>NN</w:t>
            </w:r>
            <w:bookmarkEnd w:id="769"/>
            <w:bookmarkEnd w:id="770"/>
            <w:bookmarkEnd w:id="771"/>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772" w:name="OLE_LINK22"/>
            <w:bookmarkStart w:id="773" w:name="OLE_LINK23"/>
            <w:bookmarkStart w:id="774" w:name="OLE_LINK24"/>
            <w:r>
              <w:rPr>
                <w:rFonts w:cs="Arial"/>
                <w:lang w:val="en-US"/>
              </w:rPr>
              <w:t>fnsWebsite</w:t>
            </w:r>
            <w:bookmarkEnd w:id="772"/>
            <w:bookmarkEnd w:id="773"/>
            <w:bookmarkEnd w:id="774"/>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775" w:name="OLE_LINK25"/>
            <w:bookmarkStart w:id="776" w:name="OLE_LINK26"/>
            <w:bookmarkStart w:id="777" w:name="OLE_LINK27"/>
            <w:r>
              <w:rPr>
                <w:rFonts w:cs="Arial"/>
                <w:lang w:val="en-US"/>
              </w:rPr>
              <w:t>companyINN</w:t>
            </w:r>
            <w:bookmarkEnd w:id="775"/>
            <w:bookmarkEnd w:id="776"/>
            <w:bookmarkEnd w:id="777"/>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r w:rsidRPr="009E5A50">
              <w:rPr>
                <w:rFonts w:cs="Arial"/>
              </w:rPr>
              <w:t>ompanyName</w:t>
            </w:r>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778" w:name="OLE_LINK1"/>
            <w:bookmarkStart w:id="779" w:name="OLE_LINK2"/>
            <w:r>
              <w:rPr>
                <w:rFonts w:cs="Arial"/>
              </w:rPr>
              <w:t>Строка до 256 символов</w:t>
            </w:r>
            <w:bookmarkEnd w:id="778"/>
            <w:bookmarkEnd w:id="779"/>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r w:rsidRPr="009E5A50">
              <w:rPr>
                <w:rFonts w:cs="Arial"/>
              </w:rPr>
              <w:t>ocumentNumber</w:t>
            </w:r>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r w:rsidRPr="009E5A50">
              <w:rPr>
                <w:rFonts w:cs="Arial"/>
              </w:rPr>
              <w:t>hiftNumber</w:t>
            </w:r>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780" w:name="OLE_LINK269"/>
            <w:bookmarkStart w:id="781" w:name="OLE_LINK270"/>
            <w:r>
              <w:rPr>
                <w:rFonts w:cs="Arial"/>
                <w:lang w:val="en-US"/>
              </w:rPr>
              <w:t>processedAt</w:t>
            </w:r>
            <w:bookmarkEnd w:id="780"/>
            <w:bookmarkEnd w:id="781"/>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r w:rsidRPr="009E5A50">
              <w:rPr>
                <w:rFonts w:cs="Arial"/>
              </w:rPr>
              <w:t>hange</w:t>
            </w:r>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782" w:name="OLE_LINK133"/>
            <w:bookmarkStart w:id="783" w:name="OLE_LINK134"/>
            <w:bookmarkStart w:id="784" w:name="OLE_LINK135"/>
            <w:r>
              <w:rPr>
                <w:rFonts w:cs="Arial"/>
              </w:rPr>
              <w:t>Десятичное число с точностью до 2 символов после точки</w:t>
            </w:r>
            <w:bookmarkEnd w:id="782"/>
            <w:bookmarkEnd w:id="783"/>
            <w:bookmarkEnd w:id="784"/>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r>
              <w:rPr>
                <w:rFonts w:cs="Arial"/>
                <w:lang w:val="en-US"/>
              </w:rPr>
              <w:t>fp</w:t>
            </w:r>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r>
              <w:rPr>
                <w:rFonts w:cs="Arial"/>
                <w:lang w:val="en-US"/>
              </w:rPr>
              <w:t>callbackUrl</w:t>
            </w:r>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CF1D55" w:rsidRDefault="00171765" w:rsidP="00171765">
      <w:pPr>
        <w:rPr>
          <w:lang w:val="en-US"/>
        </w:rPr>
      </w:pPr>
      <w:bookmarkStart w:id="785" w:name="OLE_LINK287"/>
      <w:bookmarkStart w:id="786" w:name="OLE_LINK288"/>
      <w:r w:rsidRPr="00817738">
        <w:t>Пример</w:t>
      </w:r>
      <w:r w:rsidRPr="00CF1D55">
        <w:rPr>
          <w:lang w:val="en-US"/>
        </w:rPr>
        <w:t xml:space="preserve"> </w:t>
      </w:r>
      <w:r>
        <w:t>ответа</w:t>
      </w:r>
      <w:r w:rsidRPr="00CF1D55">
        <w:rPr>
          <w:lang w:val="en-US"/>
        </w:rPr>
        <w:t>:</w:t>
      </w:r>
    </w:p>
    <w:bookmarkEnd w:id="785"/>
    <w:bookmarkEnd w:id="786"/>
    <w:p w14:paraId="0C9DCB9F" w14:textId="77777777" w:rsidR="00171765" w:rsidRPr="00CF1D55" w:rsidRDefault="00171765" w:rsidP="00171765">
      <w:pPr>
        <w:rPr>
          <w:rFonts w:cs="Arial"/>
          <w:lang w:val="en-US"/>
        </w:rPr>
      </w:pPr>
    </w:p>
    <w:bookmarkEnd w:id="755"/>
    <w:bookmarkEnd w:id="756"/>
    <w:p w14:paraId="1C99456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3F08C541"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id</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4E842EF8" w14:textId="77777777" w:rsidR="00171765" w:rsidRPr="00CF1D55" w:rsidRDefault="00171765" w:rsidP="00171765">
      <w:pPr>
        <w:pStyle w:val="HTML0"/>
        <w:shd w:val="clear" w:color="auto" w:fill="333333"/>
        <w:rPr>
          <w:rFonts w:ascii="Consolas" w:hAnsi="Consolas" w:cs="Consolas"/>
          <w:color w:val="DFDFBF"/>
          <w:sz w:val="18"/>
          <w:szCs w:val="18"/>
          <w:lang w:val="en-US"/>
        </w:rPr>
      </w:pPr>
      <w:bookmarkStart w:id="787" w:name="OLE_LINK534"/>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deviceSN</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00AD09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deviceRN</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79EFF07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fsNumber</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bookmarkEnd w:id="787"/>
    <w:p w14:paraId="04E7E78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ofdWebsite</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ofdinn</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fnsWebsite</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companyINN</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companyName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documentNumber</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gramStart"/>
      <w:r w:rsidRPr="00DC16FF">
        <w:rPr>
          <w:rFonts w:ascii="Consolas" w:hAnsi="Consolas" w:cs="Consolas"/>
          <w:color w:val="8ACCCF"/>
          <w:sz w:val="18"/>
          <w:szCs w:val="18"/>
          <w:lang w:val="en-US"/>
        </w:rPr>
        <w:t>shiftNumber</w:t>
      </w:r>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gramStart"/>
      <w:r w:rsidRPr="00DC16FF">
        <w:rPr>
          <w:rFonts w:ascii="Consolas" w:hAnsi="Consolas" w:cs="Consolas"/>
          <w:color w:val="8ACCCF"/>
          <w:sz w:val="18"/>
          <w:szCs w:val="18"/>
          <w:lang w:val="en-US"/>
        </w:rPr>
        <w:t>documentIndex</w:t>
      </w:r>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processedAt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content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positions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paymentMethodType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paymentSubjectType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paymentMethodType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paymentSubjectType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checkClose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taxationSystem</w:t>
      </w:r>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customerContact</w:t>
      </w:r>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change</w:t>
      </w:r>
      <w:proofErr w:type="gramEnd"/>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7E0478"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7E0478">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fp</w:t>
      </w:r>
      <w:proofErr w:type="gramEnd"/>
      <w:r w:rsidRPr="007E0478">
        <w:rPr>
          <w:rFonts w:ascii="Consolas" w:hAnsi="Consolas" w:cs="Consolas"/>
          <w:color w:val="8ACCCF"/>
          <w:sz w:val="18"/>
          <w:szCs w:val="18"/>
          <w:lang w:val="en-US"/>
        </w:rPr>
        <w:t>"</w:t>
      </w:r>
      <w:r w:rsidRPr="007E0478">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7E0478">
        <w:rPr>
          <w:rFonts w:ascii="Consolas" w:hAnsi="Consolas" w:cs="Consolas"/>
          <w:color w:val="DFAF8F"/>
          <w:sz w:val="18"/>
          <w:szCs w:val="18"/>
          <w:lang w:val="en-US"/>
        </w:rPr>
        <w:t>"2364009522"</w:t>
      </w:r>
    </w:p>
    <w:p w14:paraId="3E8FFA34"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347E82CB" w14:textId="2EE57C3E" w:rsidR="00171765" w:rsidRPr="00CF1D55" w:rsidRDefault="00171765" w:rsidP="00FF029B">
      <w:pPr>
        <w:rPr>
          <w:lang w:val="en-US"/>
        </w:rPr>
      </w:pPr>
    </w:p>
    <w:p w14:paraId="4065F498" w14:textId="31B31754" w:rsidR="0007049E" w:rsidRPr="00E00BBE" w:rsidRDefault="0007049E" w:rsidP="0007049E">
      <w:pPr>
        <w:pStyle w:val="3"/>
        <w:rPr>
          <w:rFonts w:ascii="Verdana" w:hAnsi="Verdana" w:cs="Arial"/>
        </w:rPr>
      </w:pPr>
      <w:bookmarkStart w:id="788" w:name="_Toc80026488"/>
      <w:r>
        <w:t>2.2.</w:t>
      </w:r>
      <w:r w:rsidR="006768A7">
        <w:t>2</w:t>
      </w:r>
      <w:r>
        <w:t xml:space="preserve"> Тело ответа с ошибками обработки КМ</w:t>
      </w:r>
      <w:bookmarkEnd w:id="788"/>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789" w:name="_Toc80026489"/>
      <w:r>
        <w:lastRenderedPageBreak/>
        <w:t>2.2.</w:t>
      </w:r>
      <w:r w:rsidR="006768A7">
        <w:t>2</w:t>
      </w:r>
      <w:r w:rsidRPr="00CE6B60">
        <w:t>.1</w:t>
      </w:r>
      <w:r>
        <w:t xml:space="preserve"> </w:t>
      </w:r>
      <w:bookmarkStart w:id="790" w:name="OLE_LINK541"/>
      <w:bookmarkStart w:id="791" w:name="OLE_LINK542"/>
      <w:r>
        <w:t xml:space="preserve">Ошибка обработки предмета </w:t>
      </w:r>
      <w:proofErr w:type="gramStart"/>
      <w:r>
        <w:t>расчета</w:t>
      </w:r>
      <w:proofErr w:type="gramEnd"/>
      <w:r>
        <w:t xml:space="preserve"> содержащего КМ</w:t>
      </w:r>
      <w:bookmarkEnd w:id="789"/>
      <w:bookmarkEnd w:id="790"/>
      <w:bookmarkEnd w:id="791"/>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792" w:name="OLE_LINK543"/>
            <w:bookmarkStart w:id="793" w:name="OLE_LINK544"/>
            <w:r>
              <w:rPr>
                <w:rFonts w:cs="Arial"/>
                <w:lang w:val="en-US"/>
              </w:rPr>
              <w:t>position</w:t>
            </w:r>
            <w:bookmarkEnd w:id="792"/>
            <w:bookmarkEnd w:id="793"/>
          </w:p>
        </w:tc>
        <w:tc>
          <w:tcPr>
            <w:tcW w:w="5150" w:type="dxa"/>
          </w:tcPr>
          <w:p w14:paraId="13424BB6" w14:textId="77777777" w:rsidR="0007049E" w:rsidRDefault="0007049E" w:rsidP="0084541F">
            <w:pPr>
              <w:rPr>
                <w:rFonts w:cs="Arial"/>
              </w:rPr>
            </w:pPr>
            <w:bookmarkStart w:id="794" w:name="OLE_LINK548"/>
            <w:bookmarkStart w:id="795" w:name="OLE_LINK549"/>
            <w:r>
              <w:rPr>
                <w:rFonts w:cs="Arial"/>
              </w:rPr>
              <w:t>Номер позиции, начиная с 0</w:t>
            </w:r>
            <w:bookmarkEnd w:id="794"/>
            <w:bookmarkEnd w:id="795"/>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796" w:name="OLE_LINK545"/>
            <w:bookmarkStart w:id="797" w:name="OLE_LINK546"/>
            <w:r>
              <w:rPr>
                <w:rFonts w:cs="Arial"/>
                <w:lang w:val="en-US"/>
              </w:rPr>
              <w:t>itemCode</w:t>
            </w:r>
            <w:bookmarkEnd w:id="796"/>
            <w:bookmarkEnd w:id="797"/>
          </w:p>
        </w:tc>
        <w:tc>
          <w:tcPr>
            <w:tcW w:w="5150" w:type="dxa"/>
          </w:tcPr>
          <w:p w14:paraId="557A3827" w14:textId="77777777" w:rsidR="0007049E" w:rsidRPr="00B613ED" w:rsidRDefault="0007049E" w:rsidP="0084541F">
            <w:bookmarkStart w:id="798" w:name="OLE_LINK550"/>
            <w:bookmarkStart w:id="799" w:name="OLE_LINK551"/>
            <w:bookmarkStart w:id="800" w:name="OLE_LINK552"/>
            <w:r w:rsidRPr="003F544B">
              <w:t>Код маркировки, 2000</w:t>
            </w:r>
            <w:bookmarkEnd w:id="798"/>
            <w:bookmarkEnd w:id="799"/>
            <w:bookmarkEnd w:id="800"/>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801" w:name="OLE_LINK547"/>
            <w:r>
              <w:rPr>
                <w:rFonts w:cs="Arial"/>
                <w:lang w:val="en-US"/>
              </w:rPr>
              <w:t>checkResult</w:t>
            </w:r>
            <w:bookmarkEnd w:id="801"/>
          </w:p>
        </w:tc>
        <w:tc>
          <w:tcPr>
            <w:tcW w:w="5150" w:type="dxa"/>
          </w:tcPr>
          <w:p w14:paraId="7E919875" w14:textId="77777777" w:rsidR="0007049E" w:rsidRPr="003F544B" w:rsidRDefault="0007049E" w:rsidP="0084541F">
            <w:bookmarkStart w:id="802" w:name="OLE_LINK553"/>
            <w:bookmarkStart w:id="803" w:name="OLE_LINK554"/>
            <w:r>
              <w:rPr>
                <w:rFonts w:cs="Arial"/>
              </w:rPr>
              <w:t>Р</w:t>
            </w:r>
            <w:r w:rsidRPr="006B5B06">
              <w:rPr>
                <w:rFonts w:cs="Arial"/>
              </w:rPr>
              <w:t>езультат проверки</w:t>
            </w:r>
            <w:bookmarkEnd w:id="802"/>
            <w:bookmarkEnd w:id="803"/>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804" w:name="_Toc80026490"/>
      <w:r w:rsidRPr="007C163B">
        <w:t>2.</w:t>
      </w:r>
      <w:r>
        <w:t>2</w:t>
      </w:r>
      <w:r w:rsidRPr="007C163B">
        <w:t>.</w:t>
      </w:r>
      <w:r w:rsidR="006768A7">
        <w:t>2</w:t>
      </w:r>
      <w:r>
        <w:t>.2</w:t>
      </w:r>
      <w:r w:rsidRPr="007C163B">
        <w:t xml:space="preserve"> </w:t>
      </w:r>
      <w:bookmarkStart w:id="805" w:name="OLE_LINK477"/>
      <w:bookmarkStart w:id="806" w:name="OLE_LINK478"/>
      <w:r>
        <w:t>Результат проверки КМ</w:t>
      </w:r>
      <w:bookmarkEnd w:id="804"/>
      <w:bookmarkEnd w:id="805"/>
      <w:bookmarkEnd w:id="806"/>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807" w:name="OLE_LINK479"/>
            <w:bookmarkStart w:id="808" w:name="OLE_LINK480"/>
            <w:r>
              <w:rPr>
                <w:rFonts w:cs="Arial"/>
                <w:lang w:val="en-US"/>
              </w:rPr>
              <w:t>fsCheckStatus</w:t>
            </w:r>
            <w:bookmarkEnd w:id="807"/>
            <w:bookmarkEnd w:id="808"/>
          </w:p>
        </w:tc>
        <w:tc>
          <w:tcPr>
            <w:tcW w:w="4839" w:type="dxa"/>
          </w:tcPr>
          <w:p w14:paraId="1862B1E8" w14:textId="77777777" w:rsidR="0007049E" w:rsidRPr="00B72AEC" w:rsidRDefault="0007049E" w:rsidP="0084541F">
            <w:pPr>
              <w:rPr>
                <w:rFonts w:cs="Arial"/>
              </w:rPr>
            </w:pPr>
            <w:bookmarkStart w:id="809" w:name="OLE_LINK518"/>
            <w:r>
              <w:rPr>
                <w:rFonts w:cs="Arial"/>
              </w:rPr>
              <w:t>Ре</w:t>
            </w:r>
            <w:r w:rsidRPr="002908DF">
              <w:rPr>
                <w:rFonts w:cs="Arial"/>
              </w:rPr>
              <w:t>зультат проверки КМ</w:t>
            </w:r>
            <w:r>
              <w:rPr>
                <w:rFonts w:cs="Arial"/>
              </w:rPr>
              <w:t>, 2004</w:t>
            </w:r>
            <w:bookmarkEnd w:id="809"/>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810" w:name="OLE_LINK481"/>
            <w:bookmarkStart w:id="811" w:name="_Hlk78897630"/>
            <w:r>
              <w:rPr>
                <w:rFonts w:cs="Arial"/>
                <w:lang w:val="en-US"/>
              </w:rPr>
              <w:t>fsCheckStatusCause</w:t>
            </w:r>
            <w:bookmarkEnd w:id="810"/>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812" w:name="OLE_LINK482"/>
            <w:bookmarkStart w:id="813" w:name="OLE_LINK483"/>
            <w:bookmarkEnd w:id="811"/>
            <w:r>
              <w:rPr>
                <w:rFonts w:cs="Arial"/>
                <w:lang w:val="en-US"/>
              </w:rPr>
              <w:t>fs</w:t>
            </w:r>
            <w:r w:rsidRPr="001A4E77">
              <w:rPr>
                <w:rFonts w:cs="Arial"/>
              </w:rPr>
              <w:t>ItemCodeType</w:t>
            </w:r>
            <w:bookmarkEnd w:id="812"/>
            <w:bookmarkEnd w:id="813"/>
          </w:p>
        </w:tc>
        <w:tc>
          <w:tcPr>
            <w:tcW w:w="4839" w:type="dxa"/>
          </w:tcPr>
          <w:p w14:paraId="2F9043D7" w14:textId="77777777" w:rsidR="0007049E" w:rsidRPr="002908DF" w:rsidRDefault="0007049E" w:rsidP="0084541F">
            <w:pPr>
              <w:rPr>
                <w:rFonts w:cs="Arial"/>
              </w:rPr>
            </w:pPr>
            <w:bookmarkStart w:id="814" w:name="OLE_LINK522"/>
            <w:bookmarkStart w:id="815" w:name="OLE_LINK523"/>
            <w:r>
              <w:rPr>
                <w:rFonts w:cs="Arial"/>
              </w:rPr>
              <w:t>Т</w:t>
            </w:r>
            <w:r w:rsidRPr="001A4E77">
              <w:rPr>
                <w:rFonts w:cs="Arial"/>
              </w:rPr>
              <w:t>ип кода маркировки</w:t>
            </w:r>
            <w:r>
              <w:rPr>
                <w:rFonts w:cs="Arial"/>
              </w:rPr>
              <w:t>, 2100</w:t>
            </w:r>
            <w:bookmarkEnd w:id="814"/>
            <w:bookmarkEnd w:id="815"/>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816" w:name="OLE_LINK484"/>
            <w:bookmarkStart w:id="817" w:name="OLE_LINK485"/>
            <w:bookmarkStart w:id="818" w:name="OLE_LINK486"/>
            <w:bookmarkStart w:id="819" w:name="_Hlk78897650"/>
            <w:r>
              <w:rPr>
                <w:rFonts w:cs="Arial"/>
                <w:lang w:val="en-US"/>
              </w:rPr>
              <w:t>checkResult</w:t>
            </w:r>
            <w:bookmarkEnd w:id="816"/>
            <w:bookmarkEnd w:id="817"/>
            <w:bookmarkEnd w:id="818"/>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820" w:name="OLE_LINK487"/>
            <w:bookmarkStart w:id="821" w:name="OLE_LINK488"/>
            <w:bookmarkEnd w:id="819"/>
            <w:r>
              <w:rPr>
                <w:rFonts w:cs="Arial"/>
                <w:lang w:val="en-US"/>
              </w:rPr>
              <w:t>oism</w:t>
            </w:r>
            <w:r w:rsidRPr="00FA0278">
              <w:rPr>
                <w:rFonts w:cs="Arial"/>
              </w:rPr>
              <w:t>CheckResultCode</w:t>
            </w:r>
            <w:bookmarkEnd w:id="820"/>
            <w:bookmarkEnd w:id="821"/>
          </w:p>
        </w:tc>
        <w:tc>
          <w:tcPr>
            <w:tcW w:w="4839" w:type="dxa"/>
          </w:tcPr>
          <w:p w14:paraId="6959AB65" w14:textId="77777777" w:rsidR="0007049E" w:rsidRPr="002908DF" w:rsidRDefault="0007049E" w:rsidP="0084541F">
            <w:pPr>
              <w:rPr>
                <w:rFonts w:cs="Arial"/>
              </w:rPr>
            </w:pPr>
            <w:bookmarkStart w:id="822" w:name="OLE_LINK527"/>
            <w:bookmarkStart w:id="823"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2 – Неверный формат реквизиов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822"/>
            <w:bookmarkEnd w:id="823"/>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824" w:name="OLE_LINK489"/>
            <w:bookmarkStart w:id="825" w:name="OLE_LINK490"/>
            <w:r>
              <w:rPr>
                <w:rFonts w:cs="Arial"/>
                <w:lang w:val="en-US"/>
              </w:rPr>
              <w:t>oismResponse</w:t>
            </w:r>
            <w:bookmarkEnd w:id="824"/>
            <w:bookmarkEnd w:id="825"/>
          </w:p>
        </w:tc>
        <w:tc>
          <w:tcPr>
            <w:tcW w:w="4839" w:type="dxa"/>
          </w:tcPr>
          <w:p w14:paraId="46305FD7" w14:textId="77777777" w:rsidR="0007049E" w:rsidRDefault="0007049E" w:rsidP="0084541F">
            <w:pPr>
              <w:rPr>
                <w:rFonts w:cs="Arial"/>
              </w:rPr>
            </w:pPr>
            <w:bookmarkStart w:id="826" w:name="OLE_LINK516"/>
            <w:bookmarkStart w:id="827"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lastRenderedPageBreak/>
              <w:t xml:space="preserve">Поле отсутствует если </w:t>
            </w:r>
            <w:r>
              <w:rPr>
                <w:rFonts w:cs="Arial"/>
                <w:lang w:val="en-US"/>
              </w:rPr>
              <w:t>oism</w:t>
            </w:r>
            <w:r w:rsidRPr="00FA0278">
              <w:rPr>
                <w:rFonts w:cs="Arial"/>
              </w:rPr>
              <w:t>CheckResultCode</w:t>
            </w:r>
            <w:r>
              <w:rPr>
                <w:rFonts w:cs="Arial"/>
              </w:rPr>
              <w:t xml:space="preserve"> имеет значение отличное от 0 или касса находится в автономном режиме.</w:t>
            </w:r>
            <w:bookmarkEnd w:id="826"/>
            <w:bookmarkEnd w:id="827"/>
          </w:p>
        </w:tc>
        <w:tc>
          <w:tcPr>
            <w:tcW w:w="2979" w:type="dxa"/>
          </w:tcPr>
          <w:p w14:paraId="6B123B8F" w14:textId="1D984CC4" w:rsidR="0007049E" w:rsidRDefault="0007049E" w:rsidP="00136331">
            <w:pPr>
              <w:rPr>
                <w:rFonts w:cs="Arial"/>
              </w:rPr>
            </w:pPr>
            <w:r>
              <w:rPr>
                <w:rFonts w:cs="Arial"/>
              </w:rPr>
              <w:lastRenderedPageBreak/>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xml:space="preserve">, </w:t>
            </w:r>
          </w:p>
        </w:tc>
      </w:tr>
    </w:tbl>
    <w:p w14:paraId="1AD7003C" w14:textId="77777777" w:rsidR="0007049E" w:rsidRDefault="0007049E" w:rsidP="0007049E"/>
    <w:p w14:paraId="4530CBDF" w14:textId="09370498" w:rsidR="0007049E" w:rsidRDefault="0007049E" w:rsidP="00A30465">
      <w:pPr>
        <w:pStyle w:val="3"/>
      </w:pPr>
      <w:bookmarkStart w:id="828" w:name="_Toc80026491"/>
      <w:r w:rsidRPr="007C163B">
        <w:t>2.</w:t>
      </w:r>
      <w:r w:rsidR="00F12CBC">
        <w:t>2</w:t>
      </w:r>
      <w:r w:rsidRPr="007C163B">
        <w:t>.</w:t>
      </w:r>
      <w:r w:rsidR="006768A7">
        <w:t>2</w:t>
      </w:r>
      <w:r>
        <w:t>.3</w:t>
      </w:r>
      <w:r w:rsidRPr="007C163B">
        <w:t xml:space="preserve"> </w:t>
      </w:r>
      <w:bookmarkStart w:id="829" w:name="OLE_LINK491"/>
      <w:r>
        <w:t>Ответ сервера на запрос проверки КМ</w:t>
      </w:r>
      <w:bookmarkEnd w:id="828"/>
      <w:bookmarkEnd w:id="829"/>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830" w:name="OLE_LINK492"/>
            <w:bookmarkStart w:id="831" w:name="OLE_LINK493"/>
            <w:r>
              <w:rPr>
                <w:rFonts w:cs="Arial"/>
                <w:lang w:val="en-US"/>
              </w:rPr>
              <w:t>d</w:t>
            </w:r>
            <w:r w:rsidRPr="000D0368">
              <w:rPr>
                <w:rFonts w:cs="Arial"/>
                <w:lang w:val="en-US"/>
              </w:rPr>
              <w:t>ateTime</w:t>
            </w:r>
            <w:bookmarkEnd w:id="830"/>
            <w:bookmarkEnd w:id="831"/>
          </w:p>
        </w:tc>
        <w:tc>
          <w:tcPr>
            <w:tcW w:w="4839" w:type="dxa"/>
          </w:tcPr>
          <w:p w14:paraId="28CF4206" w14:textId="77777777" w:rsidR="0007049E" w:rsidRPr="00DF451F" w:rsidRDefault="0007049E" w:rsidP="0084541F">
            <w:pPr>
              <w:rPr>
                <w:rFonts w:cs="Arial"/>
              </w:rPr>
            </w:pPr>
            <w:bookmarkStart w:id="832" w:name="OLE_LINK514"/>
            <w:bookmarkStart w:id="833" w:name="OLE_LINK515"/>
            <w:r w:rsidRPr="000D0368">
              <w:rPr>
                <w:rFonts w:cs="Arial"/>
              </w:rPr>
              <w:t>Дата и время запроса, 2114</w:t>
            </w:r>
            <w:bookmarkEnd w:id="832"/>
            <w:bookmarkEnd w:id="833"/>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834" w:name="OLE_LINK494"/>
            <w:bookmarkStart w:id="835" w:name="OLE_LINK495"/>
            <w:r>
              <w:rPr>
                <w:rFonts w:cs="Arial"/>
                <w:lang w:val="en-US"/>
              </w:rPr>
              <w:t>r</w:t>
            </w:r>
            <w:r w:rsidRPr="000D0368">
              <w:rPr>
                <w:rFonts w:cs="Arial"/>
                <w:lang w:val="en-US"/>
              </w:rPr>
              <w:t>esultCode</w:t>
            </w:r>
            <w:bookmarkEnd w:id="834"/>
            <w:bookmarkEnd w:id="835"/>
          </w:p>
        </w:tc>
        <w:tc>
          <w:tcPr>
            <w:tcW w:w="4839" w:type="dxa"/>
          </w:tcPr>
          <w:p w14:paraId="0CC1AEEB" w14:textId="77777777" w:rsidR="0007049E" w:rsidRPr="000D0368" w:rsidRDefault="0007049E" w:rsidP="0084541F">
            <w:pPr>
              <w:rPr>
                <w:rFonts w:cs="Arial"/>
              </w:rPr>
            </w:pPr>
            <w:bookmarkStart w:id="836" w:name="OLE_LINK512"/>
            <w:bookmarkStart w:id="837" w:name="OLE_LINK513"/>
            <w:r w:rsidRPr="000D0368">
              <w:rPr>
                <w:rFonts w:cs="Arial"/>
              </w:rPr>
              <w:t>Коды обработки запроса, 2105</w:t>
            </w:r>
            <w:bookmarkEnd w:id="836"/>
            <w:bookmarkEnd w:id="837"/>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838" w:name="OLE_LINK496"/>
            <w:bookmarkStart w:id="839" w:name="OLE_LINK497"/>
            <w:r>
              <w:rPr>
                <w:rFonts w:cs="Arial"/>
                <w:lang w:val="en-US"/>
              </w:rPr>
              <w:t>i</w:t>
            </w:r>
            <w:r w:rsidRPr="00527DE0">
              <w:rPr>
                <w:rFonts w:cs="Arial"/>
                <w:lang w:val="en-US"/>
              </w:rPr>
              <w:t>temCodeType</w:t>
            </w:r>
            <w:bookmarkEnd w:id="838"/>
            <w:bookmarkEnd w:id="839"/>
          </w:p>
        </w:tc>
        <w:tc>
          <w:tcPr>
            <w:tcW w:w="4839" w:type="dxa"/>
          </w:tcPr>
          <w:p w14:paraId="1DAB9F8C" w14:textId="77777777" w:rsidR="0007049E" w:rsidRPr="000D0368" w:rsidRDefault="0007049E" w:rsidP="0084541F">
            <w:pPr>
              <w:rPr>
                <w:rFonts w:cs="Arial"/>
              </w:rPr>
            </w:pPr>
            <w:bookmarkStart w:id="840" w:name="OLE_LINK510"/>
            <w:bookmarkStart w:id="841" w:name="OLE_LINK511"/>
            <w:r w:rsidRPr="00527DE0">
              <w:rPr>
                <w:rFonts w:cs="Arial"/>
              </w:rPr>
              <w:t>Тип кода маркировки, 2100</w:t>
            </w:r>
            <w:bookmarkEnd w:id="840"/>
            <w:bookmarkEnd w:id="841"/>
          </w:p>
        </w:tc>
        <w:tc>
          <w:tcPr>
            <w:tcW w:w="2979" w:type="dxa"/>
          </w:tcPr>
          <w:p w14:paraId="5C147BC0" w14:textId="7719585E" w:rsidR="0007049E" w:rsidRPr="00F0301A" w:rsidRDefault="0007049E" w:rsidP="00136331">
            <w:pPr>
              <w:rPr>
                <w:rFonts w:cs="Arial"/>
              </w:rPr>
            </w:pPr>
            <w:r>
              <w:rPr>
                <w:rFonts w:cs="Arial"/>
              </w:rPr>
              <w:t xml:space="preserve">Число от 0 до 255, </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842" w:name="OLE_LINK498"/>
            <w:bookmarkStart w:id="843" w:name="OLE_LINK499"/>
            <w:r>
              <w:rPr>
                <w:rFonts w:cs="Arial"/>
                <w:lang w:val="en-US"/>
              </w:rPr>
              <w:t>o</w:t>
            </w:r>
            <w:r w:rsidRPr="00536886">
              <w:rPr>
                <w:rFonts w:cs="Arial"/>
                <w:lang w:val="en-US"/>
              </w:rPr>
              <w:t>ismStatus</w:t>
            </w:r>
            <w:bookmarkEnd w:id="842"/>
            <w:bookmarkEnd w:id="843"/>
          </w:p>
        </w:tc>
        <w:tc>
          <w:tcPr>
            <w:tcW w:w="4839" w:type="dxa"/>
          </w:tcPr>
          <w:p w14:paraId="57702E77" w14:textId="77777777" w:rsidR="0007049E" w:rsidRPr="00527DE0" w:rsidRDefault="0007049E" w:rsidP="0084541F">
            <w:pPr>
              <w:rPr>
                <w:rFonts w:cs="Arial"/>
              </w:rPr>
            </w:pPr>
            <w:bookmarkStart w:id="844" w:name="OLE_LINK508"/>
            <w:bookmarkStart w:id="845" w:name="OLE_LINK509"/>
            <w:r w:rsidRPr="00536886">
              <w:rPr>
                <w:rFonts w:cs="Arial"/>
              </w:rPr>
              <w:t>Ответ ОИСМ о статусе товара, 2109</w:t>
            </w:r>
            <w:bookmarkEnd w:id="844"/>
            <w:bookmarkEnd w:id="845"/>
          </w:p>
        </w:tc>
        <w:tc>
          <w:tcPr>
            <w:tcW w:w="2979" w:type="dxa"/>
          </w:tcPr>
          <w:p w14:paraId="05B36034" w14:textId="22600609" w:rsidR="0007049E" w:rsidRDefault="0007049E" w:rsidP="00136331">
            <w:pPr>
              <w:rPr>
                <w:rFonts w:cs="Arial"/>
              </w:rPr>
            </w:pPr>
            <w:r>
              <w:rPr>
                <w:rFonts w:cs="Arial"/>
              </w:rPr>
              <w:t xml:space="preserve">Число от 0 до 255, </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846" w:name="OLE_LINK500"/>
            <w:bookmarkStart w:id="847" w:name="OLE_LINK501"/>
            <w:r>
              <w:rPr>
                <w:rFonts w:cs="Arial"/>
                <w:lang w:val="en-US"/>
              </w:rPr>
              <w:t>p</w:t>
            </w:r>
            <w:r w:rsidRPr="00536886">
              <w:rPr>
                <w:rFonts w:cs="Arial"/>
                <w:lang w:val="en-US"/>
              </w:rPr>
              <w:t>rocessingResults</w:t>
            </w:r>
            <w:bookmarkEnd w:id="846"/>
            <w:bookmarkEnd w:id="847"/>
          </w:p>
        </w:tc>
        <w:tc>
          <w:tcPr>
            <w:tcW w:w="4839" w:type="dxa"/>
          </w:tcPr>
          <w:p w14:paraId="6919E7C5" w14:textId="77777777" w:rsidR="0007049E" w:rsidRPr="00536886" w:rsidRDefault="0007049E" w:rsidP="0084541F">
            <w:pPr>
              <w:rPr>
                <w:rFonts w:cs="Arial"/>
              </w:rPr>
            </w:pPr>
            <w:bookmarkStart w:id="848" w:name="OLE_LINK506"/>
            <w:bookmarkStart w:id="849" w:name="OLE_LINK507"/>
            <w:r w:rsidRPr="00536886">
              <w:rPr>
                <w:rFonts w:cs="Arial"/>
              </w:rPr>
              <w:t>Результаты обработки запроса, 2005</w:t>
            </w:r>
            <w:bookmarkEnd w:id="848"/>
            <w:bookmarkEnd w:id="849"/>
          </w:p>
        </w:tc>
        <w:tc>
          <w:tcPr>
            <w:tcW w:w="2979" w:type="dxa"/>
          </w:tcPr>
          <w:p w14:paraId="21DD6169" w14:textId="58D452B9" w:rsidR="0007049E" w:rsidRDefault="0007049E" w:rsidP="00136331">
            <w:pPr>
              <w:rPr>
                <w:rFonts w:cs="Arial"/>
              </w:rPr>
            </w:pPr>
            <w:r>
              <w:rPr>
                <w:rFonts w:cs="Arial"/>
              </w:rPr>
              <w:t xml:space="preserve">Число от 0 до 255, </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850" w:name="OLE_LINK502"/>
            <w:bookmarkStart w:id="851" w:name="OLE_LINK503"/>
            <w:r>
              <w:rPr>
                <w:rFonts w:cs="Arial"/>
                <w:lang w:val="en-US"/>
              </w:rPr>
              <w:t>i</w:t>
            </w:r>
            <w:r w:rsidRPr="00536886">
              <w:rPr>
                <w:rFonts w:cs="Arial"/>
                <w:lang w:val="en-US"/>
              </w:rPr>
              <w:t>temId</w:t>
            </w:r>
            <w:bookmarkEnd w:id="850"/>
            <w:bookmarkEnd w:id="851"/>
          </w:p>
        </w:tc>
        <w:tc>
          <w:tcPr>
            <w:tcW w:w="4839" w:type="dxa"/>
          </w:tcPr>
          <w:p w14:paraId="09DD1DE2" w14:textId="77777777" w:rsidR="0007049E" w:rsidRPr="00536886" w:rsidRDefault="0007049E" w:rsidP="0084541F">
            <w:pPr>
              <w:rPr>
                <w:rFonts w:cs="Arial"/>
              </w:rPr>
            </w:pPr>
            <w:bookmarkStart w:id="852" w:name="OLE_LINK504"/>
            <w:bookmarkStart w:id="853" w:name="OLE_LINK505"/>
            <w:r w:rsidRPr="00536886">
              <w:rPr>
                <w:rFonts w:cs="Arial"/>
              </w:rPr>
              <w:t>Идентификатор товара, 2101</w:t>
            </w:r>
            <w:bookmarkEnd w:id="852"/>
            <w:bookmarkEnd w:id="853"/>
          </w:p>
        </w:tc>
        <w:tc>
          <w:tcPr>
            <w:tcW w:w="2979" w:type="dxa"/>
          </w:tcPr>
          <w:p w14:paraId="02D02BE4" w14:textId="647659AC" w:rsidR="0007049E" w:rsidRDefault="0007049E" w:rsidP="00136331">
            <w:pPr>
              <w:rPr>
                <w:rFonts w:cs="Arial"/>
              </w:rPr>
            </w:pPr>
            <w:r>
              <w:rPr>
                <w:rFonts w:cs="Arial"/>
              </w:rPr>
              <w:t xml:space="preserve">Строка от 1 до 38 символов, </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Пример</w:t>
      </w:r>
      <w:r w:rsidRPr="00CE43A2">
        <w:rPr>
          <w:lang w:val="en-US"/>
        </w:rPr>
        <w:t xml:space="preserve"> </w:t>
      </w:r>
      <w:r>
        <w:t>ответа</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position</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0</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itemCode</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checkResult</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fsCheckStatus</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r w:rsidRPr="00CE43A2">
        <w:rPr>
          <w:rFonts w:ascii="Consolas" w:eastAsia="Times New Roman" w:hAnsi="Consolas" w:cs="Courier New"/>
          <w:color w:val="B4B4B4"/>
          <w:sz w:val="20"/>
          <w:szCs w:val="20"/>
          <w:lang w:val="en-US" w:eastAsia="ru-RU"/>
        </w:rPr>
        <w:t>,</w:t>
      </w:r>
    </w:p>
    <w:p w14:paraId="1DB7C5D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fsCheckStatusCause</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3</w:t>
      </w:r>
      <w:r w:rsidRPr="00CE43A2">
        <w:rPr>
          <w:rFonts w:ascii="Consolas" w:eastAsia="Times New Roman" w:hAnsi="Consolas" w:cs="Courier New"/>
          <w:color w:val="B4B4B4"/>
          <w:sz w:val="20"/>
          <w:szCs w:val="20"/>
          <w:lang w:val="en-US" w:eastAsia="ru-RU"/>
        </w:rPr>
        <w:t>,</w:t>
      </w:r>
    </w:p>
    <w:p w14:paraId="2E2E106B"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fsItemCodeType</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4</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checkResult</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oismCheckResultCode</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5</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oismResponse</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resultCode</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r w:rsidRPr="00CE43A2">
        <w:rPr>
          <w:rFonts w:ascii="Consolas" w:eastAsia="Times New Roman" w:hAnsi="Consolas" w:cs="Courier New"/>
          <w:color w:val="8ACCCF"/>
          <w:sz w:val="20"/>
          <w:szCs w:val="20"/>
          <w:lang w:val="en-US" w:eastAsia="ru-RU"/>
        </w:rPr>
        <w:t>itemCodeType</w:t>
      </w:r>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854" w:name="_Toc507539861"/>
      <w:bookmarkStart w:id="855" w:name="_Toc27489467"/>
      <w:bookmarkStart w:id="856" w:name="_Toc63432914"/>
      <w:bookmarkStart w:id="857" w:name="_Toc80026492"/>
      <w:r w:rsidRPr="001B370A">
        <w:lastRenderedPageBreak/>
        <w:t xml:space="preserve">2.3 </w:t>
      </w:r>
      <w:r>
        <w:t>Создания</w:t>
      </w:r>
      <w:r w:rsidRPr="001B370A">
        <w:t xml:space="preserve"> </w:t>
      </w:r>
      <w:r>
        <w:t>чека</w:t>
      </w:r>
      <w:r w:rsidRPr="001B370A">
        <w:t xml:space="preserve"> </w:t>
      </w:r>
      <w:r>
        <w:t>коррекции</w:t>
      </w:r>
      <w:bookmarkEnd w:id="854"/>
      <w:bookmarkEnd w:id="855"/>
      <w:bookmarkEnd w:id="856"/>
      <w:bookmarkEnd w:id="857"/>
    </w:p>
    <w:p w14:paraId="5C87160C" w14:textId="77777777" w:rsidR="00171765" w:rsidRDefault="00171765" w:rsidP="00171765">
      <w:pPr>
        <w:rPr>
          <w:rFonts w:cs="Arial"/>
        </w:rPr>
      </w:pPr>
      <w:r>
        <w:rPr>
          <w:rFonts w:cs="Arial"/>
        </w:rPr>
        <w:t>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коррекции(п.2.4).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858" w:name="OLE_LINK103"/>
      <w:bookmarkStart w:id="859" w:name="OLE_LINK104"/>
      <w:bookmarkStart w:id="860" w:name="OLE_LINK105"/>
      <w:r>
        <w:rPr>
          <w:rFonts w:cs="Arial"/>
          <w:b/>
          <w:lang w:val="en-US"/>
        </w:rPr>
        <w:t>corrections</w:t>
      </w:r>
      <w:bookmarkEnd w:id="858"/>
      <w:bookmarkEnd w:id="859"/>
      <w:bookmarkEnd w:id="860"/>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861" w:name="_Toc507539862"/>
      <w:bookmarkStart w:id="862" w:name="_Toc27489468"/>
      <w:bookmarkStart w:id="863" w:name="_Toc63432915"/>
      <w:bookmarkStart w:id="864" w:name="_Toc80026493"/>
      <w:r>
        <w:t>2.3.1 Тело запроса</w:t>
      </w:r>
      <w:bookmarkEnd w:id="861"/>
      <w:bookmarkEnd w:id="862"/>
      <w:bookmarkEnd w:id="863"/>
      <w:bookmarkEnd w:id="864"/>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Идентификатор документа</w:t>
            </w:r>
          </w:p>
        </w:tc>
        <w:tc>
          <w:tcPr>
            <w:tcW w:w="3118" w:type="dxa"/>
          </w:tcPr>
          <w:p w14:paraId="3C5A87EA" w14:textId="241F3D5E" w:rsidR="00D3414D" w:rsidRDefault="00D3414D" w:rsidP="00D3414D">
            <w:pPr>
              <w:rPr>
                <w:rFonts w:cs="Arial"/>
              </w:rPr>
            </w:pPr>
            <w:r>
              <w:rPr>
                <w:rFonts w:cs="Arial"/>
              </w:rPr>
              <w:t xml:space="preserve">Строка от 1 до </w:t>
            </w:r>
            <w:r w:rsidRPr="0000532B">
              <w:rPr>
                <w:rFonts w:cs="Arial"/>
              </w:rPr>
              <w:t>64</w:t>
            </w:r>
            <w:r>
              <w:rPr>
                <w:rFonts w:cs="Arial"/>
              </w:rPr>
              <w:t xml:space="preserve"> символов. </w:t>
            </w:r>
          </w:p>
        </w:tc>
        <w:tc>
          <w:tcPr>
            <w:tcW w:w="3118" w:type="dxa"/>
          </w:tcPr>
          <w:p w14:paraId="79BA5B84" w14:textId="3DB6A38A" w:rsidR="00D3414D" w:rsidRDefault="00D3414D" w:rsidP="00171765">
            <w:pPr>
              <w:rPr>
                <w:rFonts w:cs="Arial"/>
              </w:rPr>
            </w:pPr>
            <w:r>
              <w:rPr>
                <w:rFonts w:cs="Arial"/>
              </w:rPr>
              <w:t>Параметр обязательный.</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ИНН организации, для которой пробивается чек</w:t>
            </w:r>
          </w:p>
        </w:tc>
        <w:tc>
          <w:tcPr>
            <w:tcW w:w="3118" w:type="dxa"/>
          </w:tcPr>
          <w:p w14:paraId="257D2A2B" w14:textId="5027DB92" w:rsidR="00D3414D" w:rsidRDefault="00D3414D" w:rsidP="00D3414D">
            <w:pPr>
              <w:rPr>
                <w:rFonts w:cs="Arial"/>
              </w:rPr>
            </w:pPr>
            <w:bookmarkStart w:id="865" w:name="OLE_LINK166"/>
            <w:bookmarkStart w:id="866" w:name="OLE_LINK167"/>
            <w:r>
              <w:rPr>
                <w:rFonts w:cs="Arial"/>
              </w:rPr>
              <w:t>Строка</w:t>
            </w:r>
            <w:r w:rsidRPr="0000532B">
              <w:rPr>
                <w:rFonts w:cs="Arial"/>
              </w:rPr>
              <w:t xml:space="preserve"> 10 </w:t>
            </w:r>
            <w:r>
              <w:rPr>
                <w:rFonts w:cs="Arial"/>
              </w:rPr>
              <w:t>или 12 символов</w:t>
            </w:r>
            <w:bookmarkEnd w:id="865"/>
            <w:bookmarkEnd w:id="866"/>
            <w:r>
              <w:rPr>
                <w:rFonts w:cs="Arial"/>
              </w:rPr>
              <w:t xml:space="preserve">. </w:t>
            </w:r>
          </w:p>
        </w:tc>
        <w:tc>
          <w:tcPr>
            <w:tcW w:w="3118" w:type="dxa"/>
          </w:tcPr>
          <w:p w14:paraId="5E1E0E74" w14:textId="22ACAC2B" w:rsidR="00D3414D" w:rsidRDefault="00D3414D" w:rsidP="00171765">
            <w:pPr>
              <w:rPr>
                <w:rFonts w:cs="Arial"/>
              </w:rPr>
            </w:pPr>
            <w:r>
              <w:rPr>
                <w:rFonts w:cs="Arial"/>
              </w:rPr>
              <w:t>Параметр обязательный.</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Группа устройств, с помощью которых будет пробит чек</w:t>
            </w:r>
          </w:p>
        </w:tc>
        <w:tc>
          <w:tcPr>
            <w:tcW w:w="3118" w:type="dxa"/>
          </w:tcPr>
          <w:p w14:paraId="3A9BDDE0" w14:textId="77777777" w:rsidR="00D3414D" w:rsidRPr="00E41E42" w:rsidRDefault="00D3414D" w:rsidP="00171765">
            <w:pPr>
              <w:rPr>
                <w:rFonts w:cs="Arial"/>
              </w:rPr>
            </w:pPr>
            <w:r>
              <w:rPr>
                <w:rFonts w:cs="Arial"/>
              </w:rPr>
              <w:t xml:space="preserve">Строка от 1 до 32 символов или </w:t>
            </w:r>
            <w:r>
              <w:rPr>
                <w:rFonts w:cs="Arial"/>
                <w:lang w:val="en-US"/>
              </w:rPr>
              <w:t>null</w:t>
            </w:r>
          </w:p>
        </w:tc>
        <w:tc>
          <w:tcPr>
            <w:tcW w:w="3118" w:type="dxa"/>
          </w:tcPr>
          <w:p w14:paraId="7C1DC1FD" w14:textId="5555A897" w:rsidR="00D3414D" w:rsidRDefault="00D3414D" w:rsidP="00171765">
            <w:pPr>
              <w:rPr>
                <w:rFonts w:cs="Arial"/>
              </w:rPr>
            </w:pPr>
            <w:r>
              <w:rPr>
                <w:rFonts w:cs="Arial"/>
              </w:rPr>
              <w:t>Параметр обязательный.</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Содержимое документа</w:t>
            </w:r>
          </w:p>
        </w:tc>
        <w:tc>
          <w:tcPr>
            <w:tcW w:w="3118" w:type="dxa"/>
          </w:tcPr>
          <w:p w14:paraId="2F18D837" w14:textId="77777777" w:rsidR="00D3414D" w:rsidRPr="00525F22" w:rsidRDefault="00D3414D" w:rsidP="00171765">
            <w:pPr>
              <w:rPr>
                <w:rFonts w:cs="Arial"/>
              </w:rPr>
            </w:pPr>
            <w:r>
              <w:rPr>
                <w:rFonts w:cs="Arial"/>
              </w:rPr>
              <w:t>Структура п.2.3.1.1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5D820402" w:rsidR="00D3414D" w:rsidRPr="0000532B" w:rsidRDefault="00D3414D" w:rsidP="00D3414D">
            <w:pPr>
              <w:rPr>
                <w:rFonts w:cs="Arial"/>
              </w:rPr>
            </w:pPr>
            <w:r>
              <w:rPr>
                <w:rFonts w:cs="Arial"/>
              </w:rPr>
              <w:t xml:space="preserve">Строка от 1 до 32 символов либо </w:t>
            </w:r>
            <w:r>
              <w:rPr>
                <w:rFonts w:cs="Arial"/>
                <w:lang w:val="en-US"/>
              </w:rPr>
              <w:t>null</w:t>
            </w:r>
            <w:r>
              <w:rPr>
                <w:rFonts w:cs="Arial"/>
              </w:rPr>
              <w:t>.</w:t>
            </w:r>
          </w:p>
        </w:tc>
        <w:tc>
          <w:tcPr>
            <w:tcW w:w="3118" w:type="dxa"/>
          </w:tcPr>
          <w:p w14:paraId="0C79DD8F" w14:textId="523180D2" w:rsidR="00D3414D" w:rsidRDefault="00D3414D" w:rsidP="00171765">
            <w:pPr>
              <w:rPr>
                <w:rFonts w:cs="Arial"/>
              </w:rPr>
            </w:pPr>
            <w:r>
              <w:rPr>
                <w:rFonts w:cs="Arial"/>
              </w:rPr>
              <w:t>Параметр обязательный.</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r>
              <w:rPr>
                <w:rFonts w:cs="Arial"/>
                <w:lang w:val="en-US"/>
              </w:rPr>
              <w:t>callbackUrl</w:t>
            </w:r>
          </w:p>
        </w:tc>
        <w:tc>
          <w:tcPr>
            <w:tcW w:w="5950" w:type="dxa"/>
          </w:tcPr>
          <w:p w14:paraId="694851ED" w14:textId="77777777" w:rsidR="00D3414D" w:rsidRPr="009D7C38" w:rsidRDefault="00D3414D"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A93DDB4" w:rsidR="00D3414D" w:rsidRPr="00136331" w:rsidRDefault="00D3414D" w:rsidP="00D3414D">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3118" w:type="dxa"/>
          </w:tcPr>
          <w:p w14:paraId="2E044BFD" w14:textId="264CA7C5" w:rsidR="00D3414D" w:rsidRDefault="00D3414D" w:rsidP="00171765">
            <w:pPr>
              <w:rPr>
                <w:rFonts w:cs="Arial"/>
              </w:rPr>
            </w:pPr>
            <w:r>
              <w:rPr>
                <w:rFonts w:cs="Arial"/>
              </w:rPr>
              <w:t>Параметр необязательный.</w:t>
            </w:r>
          </w:p>
        </w:tc>
      </w:tr>
      <w:tr w:rsidR="00D3414D" w:rsidRPr="008F4F86" w14:paraId="0B6E0865" w14:textId="75E3E5C0" w:rsidTr="00D3414D">
        <w:tc>
          <w:tcPr>
            <w:tcW w:w="1813" w:type="dxa"/>
          </w:tcPr>
          <w:p w14:paraId="09556BDC" w14:textId="19752617" w:rsidR="00D3414D" w:rsidRDefault="00D3414D" w:rsidP="00A24579">
            <w:pPr>
              <w:rPr>
                <w:rFonts w:cs="Arial"/>
                <w:lang w:val="en-US"/>
              </w:rPr>
            </w:pPr>
            <w:r>
              <w:rPr>
                <w:rFonts w:cs="Arial"/>
                <w:lang w:val="en-US"/>
              </w:rPr>
              <w:t>meta</w:t>
            </w:r>
          </w:p>
        </w:tc>
        <w:tc>
          <w:tcPr>
            <w:tcW w:w="5950" w:type="dxa"/>
          </w:tcPr>
          <w:p w14:paraId="2D179C9B" w14:textId="3E42FF72" w:rsidR="00D3414D" w:rsidRDefault="00D3414D" w:rsidP="00A24579">
            <w:pPr>
              <w:rPr>
                <w:rFonts w:cs="Arial"/>
                <w:lang w:val="en-US"/>
              </w:rPr>
            </w:pPr>
            <w:r>
              <w:rPr>
                <w:rFonts w:cs="Arial"/>
              </w:rPr>
              <w:t>Метаданные запроса</w:t>
            </w:r>
          </w:p>
        </w:tc>
        <w:tc>
          <w:tcPr>
            <w:tcW w:w="3118" w:type="dxa"/>
          </w:tcPr>
          <w:p w14:paraId="7DDFBD4C" w14:textId="0243B56E" w:rsidR="00D3414D" w:rsidRPr="00136331" w:rsidRDefault="00D3414D" w:rsidP="00D3414D">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3118" w:type="dxa"/>
          </w:tcPr>
          <w:p w14:paraId="42F1E379" w14:textId="65CCF0EE" w:rsidR="00D3414D" w:rsidRDefault="00D3414D" w:rsidP="00A24579">
            <w:pPr>
              <w:rPr>
                <w:rFonts w:cs="Arial"/>
              </w:rPr>
            </w:pPr>
            <w:r>
              <w:rPr>
                <w:rFonts w:cs="Arial"/>
              </w:rPr>
              <w:t>Параметр необязательный.</w:t>
            </w:r>
          </w:p>
        </w:tc>
      </w:tr>
    </w:tbl>
    <w:p w14:paraId="0DFE1E51" w14:textId="77777777" w:rsidR="00171765" w:rsidRDefault="00171765" w:rsidP="00171765"/>
    <w:p w14:paraId="68DDC2E5" w14:textId="77777777" w:rsidR="00171765" w:rsidRPr="00C16811" w:rsidRDefault="00171765" w:rsidP="00705CE0">
      <w:pPr>
        <w:pStyle w:val="4"/>
      </w:pPr>
      <w:bookmarkStart w:id="867" w:name="_Toc507539863"/>
      <w:bookmarkStart w:id="868" w:name="_Toc27489469"/>
      <w:bookmarkStart w:id="869" w:name="_Toc80026494"/>
      <w:r>
        <w:rPr>
          <w:rFonts w:cs="Arial"/>
        </w:rPr>
        <w:lastRenderedPageBreak/>
        <w:t>2.3.1.1</w:t>
      </w:r>
      <w:r>
        <w:t xml:space="preserve"> Содержимое документа</w:t>
      </w:r>
      <w:bookmarkEnd w:id="867"/>
      <w:bookmarkEnd w:id="868"/>
      <w:bookmarkEnd w:id="869"/>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870" w:name="_Hlk490849500"/>
            <w:r>
              <w:rPr>
                <w:rFonts w:cs="Arial"/>
                <w:lang w:val="en-US"/>
              </w:rPr>
              <w:t>correctionType</w:t>
            </w:r>
          </w:p>
        </w:tc>
        <w:tc>
          <w:tcPr>
            <w:tcW w:w="5103" w:type="dxa"/>
          </w:tcPr>
          <w:p w14:paraId="49BE807F" w14:textId="77777777" w:rsidR="00D3414D" w:rsidRPr="00CA7F3F" w:rsidRDefault="00D3414D" w:rsidP="00171765">
            <w:pPr>
              <w:rPr>
                <w:rFonts w:cs="Arial"/>
              </w:rPr>
            </w:pPr>
            <w:bookmarkStart w:id="871" w:name="OLE_LINK378"/>
            <w:bookmarkStart w:id="872"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D3414D" w:rsidRPr="00CA7F3F" w:rsidRDefault="00D3414D"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D3414D" w:rsidRPr="00EB31B9" w:rsidRDefault="00D3414D"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871"/>
            <w:bookmarkEnd w:id="872"/>
          </w:p>
        </w:tc>
        <w:tc>
          <w:tcPr>
            <w:tcW w:w="3118" w:type="dxa"/>
          </w:tcPr>
          <w:p w14:paraId="7554635F" w14:textId="742CE537" w:rsidR="00D3414D" w:rsidRDefault="00D3414D" w:rsidP="00D3414D">
            <w:pPr>
              <w:rPr>
                <w:rFonts w:cs="Arial"/>
              </w:rPr>
            </w:pPr>
            <w:r>
              <w:rPr>
                <w:rFonts w:cs="Arial"/>
              </w:rPr>
              <w:t xml:space="preserve">Число. </w:t>
            </w:r>
          </w:p>
        </w:tc>
        <w:tc>
          <w:tcPr>
            <w:tcW w:w="3118" w:type="dxa"/>
          </w:tcPr>
          <w:p w14:paraId="490FFA38" w14:textId="4F521598" w:rsidR="00D3414D" w:rsidRDefault="00D3414D" w:rsidP="00171765">
            <w:pPr>
              <w:rPr>
                <w:rFonts w:cs="Arial"/>
              </w:rPr>
            </w:pPr>
            <w:r>
              <w:rPr>
                <w:rFonts w:cs="Arial"/>
              </w:rPr>
              <w:t>Параметр обязательный.</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873" w:name="_Hlk491086840"/>
            <w:bookmarkEnd w:id="870"/>
            <w:r>
              <w:rPr>
                <w:rFonts w:cs="Arial"/>
                <w:lang w:val="en-US"/>
              </w:rPr>
              <w:t>type</w:t>
            </w:r>
          </w:p>
        </w:tc>
        <w:tc>
          <w:tcPr>
            <w:tcW w:w="5103" w:type="dxa"/>
          </w:tcPr>
          <w:p w14:paraId="3B3B2966" w14:textId="77777777" w:rsidR="00D3414D" w:rsidRDefault="00D3414D" w:rsidP="00171765">
            <w:pPr>
              <w:rPr>
                <w:rFonts w:cs="Arial"/>
              </w:rPr>
            </w:pPr>
            <w:bookmarkStart w:id="874" w:name="OLE_LINK380"/>
            <w:bookmarkStart w:id="875" w:name="OLE_LINK381"/>
            <w:r>
              <w:rPr>
                <w:rFonts w:cs="Arial"/>
              </w:rPr>
              <w:t>Признак расчета, 1054:</w:t>
            </w:r>
          </w:p>
          <w:p w14:paraId="67B00964" w14:textId="77777777" w:rsidR="00D3414D" w:rsidRPr="006E111B" w:rsidRDefault="00D3414D" w:rsidP="00171765">
            <w:pPr>
              <w:ind w:left="295"/>
              <w:rPr>
                <w:rFonts w:cs="Arial"/>
              </w:rPr>
            </w:pPr>
            <w:r w:rsidRPr="00981BE5">
              <w:rPr>
                <w:rFonts w:cs="Arial"/>
              </w:rPr>
              <w:t xml:space="preserve">1. </w:t>
            </w:r>
            <w:r w:rsidRPr="006E111B">
              <w:rPr>
                <w:rFonts w:cs="Arial"/>
              </w:rPr>
              <w:t>Приход</w:t>
            </w:r>
          </w:p>
          <w:p w14:paraId="67652B46" w14:textId="77777777" w:rsidR="00D3414D" w:rsidRPr="00EB31B9" w:rsidRDefault="00D3414D" w:rsidP="00171765">
            <w:pPr>
              <w:ind w:left="295"/>
              <w:rPr>
                <w:rFonts w:cs="Arial"/>
              </w:rPr>
            </w:pPr>
            <w:r w:rsidRPr="00981BE5">
              <w:rPr>
                <w:rFonts w:cs="Arial"/>
              </w:rPr>
              <w:t xml:space="preserve">3. </w:t>
            </w:r>
            <w:r w:rsidRPr="006E111B">
              <w:rPr>
                <w:rFonts w:cs="Arial"/>
              </w:rPr>
              <w:t>Расход</w:t>
            </w:r>
            <w:bookmarkEnd w:id="874"/>
            <w:bookmarkEnd w:id="875"/>
          </w:p>
        </w:tc>
        <w:tc>
          <w:tcPr>
            <w:tcW w:w="3118" w:type="dxa"/>
          </w:tcPr>
          <w:p w14:paraId="2F3A167D" w14:textId="796271CD" w:rsidR="00D3414D" w:rsidRDefault="00D3414D" w:rsidP="00D3414D">
            <w:pPr>
              <w:rPr>
                <w:rFonts w:cs="Arial"/>
              </w:rPr>
            </w:pPr>
            <w:bookmarkStart w:id="876" w:name="OLE_LINK154"/>
            <w:bookmarkStart w:id="877" w:name="OLE_LINK155"/>
            <w:bookmarkStart w:id="878" w:name="OLE_LINK156"/>
            <w:r>
              <w:rPr>
                <w:rFonts w:cs="Arial"/>
              </w:rPr>
              <w:t>Число</w:t>
            </w:r>
            <w:bookmarkEnd w:id="876"/>
            <w:bookmarkEnd w:id="877"/>
            <w:bookmarkEnd w:id="878"/>
            <w:r>
              <w:rPr>
                <w:rFonts w:cs="Arial"/>
              </w:rPr>
              <w:t xml:space="preserve">. </w:t>
            </w:r>
          </w:p>
        </w:tc>
        <w:tc>
          <w:tcPr>
            <w:tcW w:w="3118" w:type="dxa"/>
          </w:tcPr>
          <w:p w14:paraId="492240FA" w14:textId="1B135159" w:rsidR="00D3414D" w:rsidRDefault="00D3414D" w:rsidP="00171765">
            <w:pPr>
              <w:rPr>
                <w:rFonts w:cs="Arial"/>
              </w:rPr>
            </w:pPr>
            <w:r>
              <w:rPr>
                <w:rFonts w:cs="Arial"/>
              </w:rPr>
              <w:t>Параметр обязательный.</w:t>
            </w:r>
          </w:p>
        </w:tc>
      </w:tr>
      <w:bookmarkEnd w:id="873"/>
      <w:tr w:rsidR="00D3414D" w:rsidRPr="008F4F86" w14:paraId="0B47E767" w14:textId="422398D4" w:rsidTr="00D3414D">
        <w:tc>
          <w:tcPr>
            <w:tcW w:w="2660" w:type="dxa"/>
          </w:tcPr>
          <w:p w14:paraId="05E8B70A" w14:textId="77777777" w:rsidR="00D3414D" w:rsidRPr="00981BE5" w:rsidRDefault="00D3414D" w:rsidP="00171765">
            <w:pPr>
              <w:rPr>
                <w:rFonts w:cs="Arial"/>
              </w:rPr>
            </w:pPr>
            <w:r>
              <w:rPr>
                <w:rFonts w:cs="Arial"/>
                <w:lang w:val="en-US"/>
              </w:rPr>
              <w:t>c</w:t>
            </w:r>
            <w:r w:rsidRPr="00CA7F3F">
              <w:rPr>
                <w:rFonts w:cs="Arial"/>
              </w:rPr>
              <w:t>auseDocumentDate</w:t>
            </w:r>
          </w:p>
        </w:tc>
        <w:tc>
          <w:tcPr>
            <w:tcW w:w="5103" w:type="dxa"/>
          </w:tcPr>
          <w:p w14:paraId="4BC2AA23" w14:textId="77777777" w:rsidR="00D3414D" w:rsidRDefault="00D3414D" w:rsidP="00171765">
            <w:pPr>
              <w:rPr>
                <w:rFonts w:cs="Arial"/>
              </w:rPr>
            </w:pPr>
            <w:bookmarkStart w:id="879" w:name="OLE_LINK384"/>
            <w:bookmarkStart w:id="880"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879"/>
            <w:bookmarkEnd w:id="880"/>
          </w:p>
          <w:p w14:paraId="0605E0B4" w14:textId="77777777" w:rsidR="00D3414D" w:rsidRDefault="00D3414D" w:rsidP="00171765">
            <w:pPr>
              <w:rPr>
                <w:rFonts w:cs="Arial"/>
              </w:rPr>
            </w:pPr>
            <w:r w:rsidRPr="00592356">
              <w:rPr>
                <w:rFonts w:cs="Arial"/>
              </w:rPr>
              <w:t>В данном реквизите время всегда указывать, как 00:00:00</w:t>
            </w:r>
          </w:p>
        </w:tc>
        <w:tc>
          <w:tcPr>
            <w:tcW w:w="3118" w:type="dxa"/>
          </w:tcPr>
          <w:p w14:paraId="2A8A00A8" w14:textId="50B4CB5E" w:rsidR="00D3414D" w:rsidRPr="00CA7F3F"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18" w:type="dxa"/>
          </w:tcPr>
          <w:p w14:paraId="6AAAC6F8" w14:textId="4F2470BD" w:rsidR="00D3414D" w:rsidRPr="008F4F86" w:rsidRDefault="00D3414D" w:rsidP="00171765">
            <w:pPr>
              <w:rPr>
                <w:rFonts w:cs="Arial"/>
              </w:rPr>
            </w:pPr>
            <w:r>
              <w:rPr>
                <w:rFonts w:cs="Arial"/>
              </w:rPr>
              <w:t>Параметр обязательный.</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c</w:t>
            </w:r>
            <w:r w:rsidRPr="00CA7F3F">
              <w:rPr>
                <w:rFonts w:cs="Arial"/>
              </w:rPr>
              <w:t>auseDocumentNumber</w:t>
            </w:r>
          </w:p>
        </w:tc>
        <w:tc>
          <w:tcPr>
            <w:tcW w:w="5103" w:type="dxa"/>
          </w:tcPr>
          <w:p w14:paraId="6E4FDAE2" w14:textId="0D7337F8" w:rsidR="00D3414D" w:rsidRPr="00EE49C2" w:rsidRDefault="00D3414D"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42EAC5C4" w:rsidR="00D3414D" w:rsidRPr="00525F22" w:rsidRDefault="00D3414D" w:rsidP="00D3414D">
            <w:pPr>
              <w:rPr>
                <w:rFonts w:cs="Arial"/>
              </w:rPr>
            </w:pPr>
            <w:r>
              <w:rPr>
                <w:rFonts w:cs="Arial"/>
              </w:rPr>
              <w:t xml:space="preserve">Строка от 1 до 32 символов. </w:t>
            </w:r>
          </w:p>
        </w:tc>
        <w:tc>
          <w:tcPr>
            <w:tcW w:w="3118" w:type="dxa"/>
          </w:tcPr>
          <w:p w14:paraId="78AC3D00" w14:textId="4405DF59" w:rsidR="00D3414D" w:rsidRDefault="00D3414D" w:rsidP="00171765">
            <w:pPr>
              <w:rPr>
                <w:rFonts w:cs="Arial"/>
              </w:rPr>
            </w:pPr>
            <w:r>
              <w:rPr>
                <w:rFonts w:cs="Arial"/>
              </w:rPr>
              <w:t>Параметр обязательный.</w:t>
            </w:r>
          </w:p>
        </w:tc>
      </w:tr>
      <w:tr w:rsidR="00D3414D" w:rsidRPr="008F4F86" w14:paraId="38413B95" w14:textId="02AD1AE5" w:rsidTr="00D3414D">
        <w:tc>
          <w:tcPr>
            <w:tcW w:w="2660" w:type="dxa"/>
          </w:tcPr>
          <w:p w14:paraId="36E250C0" w14:textId="77777777" w:rsidR="00D3414D" w:rsidRPr="00B2081D" w:rsidRDefault="00D3414D" w:rsidP="00171765">
            <w:pPr>
              <w:rPr>
                <w:rFonts w:cs="Arial"/>
              </w:rPr>
            </w:pPr>
            <w:r>
              <w:rPr>
                <w:rFonts w:cs="Arial"/>
                <w:lang w:val="en-US"/>
              </w:rPr>
              <w:t>t</w:t>
            </w:r>
            <w:r w:rsidRPr="006E25F9">
              <w:rPr>
                <w:rFonts w:cs="Arial"/>
              </w:rPr>
              <w:t>otalSum</w:t>
            </w:r>
          </w:p>
        </w:tc>
        <w:tc>
          <w:tcPr>
            <w:tcW w:w="5103" w:type="dxa"/>
          </w:tcPr>
          <w:p w14:paraId="2340A327" w14:textId="77777777" w:rsidR="00D3414D" w:rsidRDefault="00D3414D" w:rsidP="00171765">
            <w:pPr>
              <w:rPr>
                <w:rFonts w:cs="Arial"/>
              </w:rPr>
            </w:pPr>
            <w:bookmarkStart w:id="881" w:name="OLE_LINK388"/>
            <w:bookmarkStart w:id="882"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881"/>
            <w:bookmarkEnd w:id="882"/>
          </w:p>
        </w:tc>
        <w:tc>
          <w:tcPr>
            <w:tcW w:w="3118" w:type="dxa"/>
          </w:tcPr>
          <w:p w14:paraId="01BFDB00" w14:textId="43B1CA44" w:rsidR="00D3414D" w:rsidRDefault="00D3414D" w:rsidP="00D3414D">
            <w:pPr>
              <w:rPr>
                <w:rFonts w:cs="Arial"/>
              </w:rPr>
            </w:pPr>
            <w:bookmarkStart w:id="883" w:name="OLE_LINK136"/>
            <w:bookmarkStart w:id="884" w:name="OLE_LINK137"/>
            <w:bookmarkStart w:id="885" w:name="OLE_LINK138"/>
            <w:r>
              <w:rPr>
                <w:rFonts w:cs="Arial"/>
              </w:rPr>
              <w:t>Десятичное число с точностью до 2 символов после точки</w:t>
            </w:r>
            <w:bookmarkEnd w:id="883"/>
            <w:bookmarkEnd w:id="884"/>
            <w:bookmarkEnd w:id="885"/>
            <w:r>
              <w:rPr>
                <w:rFonts w:cs="Arial"/>
              </w:rPr>
              <w:t xml:space="preserve">. </w:t>
            </w:r>
          </w:p>
        </w:tc>
        <w:tc>
          <w:tcPr>
            <w:tcW w:w="3118" w:type="dxa"/>
          </w:tcPr>
          <w:p w14:paraId="45ED7A43" w14:textId="30562742" w:rsidR="00D3414D" w:rsidRDefault="00D3414D" w:rsidP="00171765">
            <w:pPr>
              <w:rPr>
                <w:rFonts w:cs="Arial"/>
              </w:rPr>
            </w:pPr>
            <w:r>
              <w:rPr>
                <w:rFonts w:cs="Arial"/>
              </w:rPr>
              <w:t>Параметр обязательный.</w:t>
            </w:r>
          </w:p>
        </w:tc>
      </w:tr>
      <w:tr w:rsidR="00D3414D" w:rsidRPr="008F4F86" w14:paraId="283E40CA" w14:textId="42784996" w:rsidTr="00D3414D">
        <w:tc>
          <w:tcPr>
            <w:tcW w:w="2660" w:type="dxa"/>
          </w:tcPr>
          <w:p w14:paraId="39979FE5" w14:textId="77777777" w:rsidR="00D3414D" w:rsidRPr="00B2081D" w:rsidRDefault="00D3414D" w:rsidP="00171765">
            <w:pPr>
              <w:rPr>
                <w:rFonts w:cs="Arial"/>
              </w:rPr>
            </w:pPr>
            <w:r>
              <w:rPr>
                <w:rFonts w:cs="Arial"/>
                <w:lang w:val="en-US"/>
              </w:rPr>
              <w:t>c</w:t>
            </w:r>
            <w:r w:rsidRPr="00935C2F">
              <w:rPr>
                <w:rFonts w:cs="Arial"/>
              </w:rPr>
              <w:t>ashSum</w:t>
            </w:r>
          </w:p>
        </w:tc>
        <w:tc>
          <w:tcPr>
            <w:tcW w:w="5103" w:type="dxa"/>
          </w:tcPr>
          <w:p w14:paraId="08DDD9BB" w14:textId="77777777" w:rsidR="00D3414D" w:rsidRPr="004311A3" w:rsidRDefault="00D3414D" w:rsidP="00171765">
            <w:pPr>
              <w:rPr>
                <w:rFonts w:cs="Arial"/>
              </w:rPr>
            </w:pPr>
            <w:bookmarkStart w:id="886" w:name="OLE_LINK390"/>
            <w:bookmarkStart w:id="887" w:name="OLE_LINK391"/>
            <w:r>
              <w:t>С</w:t>
            </w:r>
            <w:r w:rsidRPr="00935C2F">
              <w:t>умма по чеку (БСО) наличными</w:t>
            </w:r>
            <w:r>
              <w:t xml:space="preserve">, </w:t>
            </w:r>
            <w:r w:rsidRPr="00935C2F">
              <w:t>1031</w:t>
            </w:r>
            <w:bookmarkEnd w:id="886"/>
            <w:bookmarkEnd w:id="887"/>
          </w:p>
        </w:tc>
        <w:tc>
          <w:tcPr>
            <w:tcW w:w="3118" w:type="dxa"/>
          </w:tcPr>
          <w:p w14:paraId="41F67DA0" w14:textId="77777777" w:rsidR="00D3414D" w:rsidRPr="000813B8" w:rsidRDefault="00D3414D" w:rsidP="00171765">
            <w:pPr>
              <w:rPr>
                <w:rFonts w:cs="Arial"/>
              </w:rPr>
            </w:pPr>
            <w:bookmarkStart w:id="888" w:name="OLE_LINK139"/>
            <w:bookmarkStart w:id="889" w:name="OLE_LINK140"/>
            <w:r>
              <w:rPr>
                <w:rFonts w:cs="Arial"/>
              </w:rPr>
              <w:t>Десятичное число с точностью до 2 символов после точки</w:t>
            </w:r>
            <w:bookmarkEnd w:id="888"/>
            <w:bookmarkEnd w:id="889"/>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77777777" w:rsidR="00D3414D" w:rsidRPr="004D0CB7" w:rsidRDefault="00D3414D" w:rsidP="00171765">
            <w:pPr>
              <w:rPr>
                <w:rFonts w:cs="Arial"/>
              </w:rPr>
            </w:pPr>
            <w:r>
              <w:rPr>
                <w:rFonts w:cs="Arial"/>
                <w:lang w:val="en-US"/>
              </w:rPr>
              <w:t>e</w:t>
            </w:r>
            <w:r w:rsidRPr="00F4590F">
              <w:rPr>
                <w:rFonts w:cs="Arial"/>
              </w:rPr>
              <w:t>CashSum</w:t>
            </w:r>
          </w:p>
        </w:tc>
        <w:tc>
          <w:tcPr>
            <w:tcW w:w="5103" w:type="dxa"/>
          </w:tcPr>
          <w:p w14:paraId="2904DE3C" w14:textId="77777777" w:rsidR="00D3414D" w:rsidRPr="00935C2F" w:rsidRDefault="00D3414D" w:rsidP="00171765">
            <w:pPr>
              <w:tabs>
                <w:tab w:val="center" w:pos="2467"/>
              </w:tabs>
            </w:pPr>
            <w:bookmarkStart w:id="890" w:name="OLE_LINK392"/>
            <w:bookmarkStart w:id="891" w:name="OLE_LINK393"/>
            <w:r>
              <w:t>С</w:t>
            </w:r>
            <w:r w:rsidRPr="00F4590F">
              <w:t xml:space="preserve">умма по чеку (БСО) </w:t>
            </w:r>
            <w:r>
              <w:t xml:space="preserve">безналичными, </w:t>
            </w:r>
            <w:r w:rsidRPr="00F4590F">
              <w:t>1081</w:t>
            </w:r>
            <w:bookmarkEnd w:id="890"/>
            <w:bookmarkEnd w:id="891"/>
          </w:p>
        </w:tc>
        <w:tc>
          <w:tcPr>
            <w:tcW w:w="3118" w:type="dxa"/>
          </w:tcPr>
          <w:p w14:paraId="3ACE5EC4" w14:textId="77777777" w:rsidR="00D3414D" w:rsidRPr="006A64D3" w:rsidRDefault="00D3414D" w:rsidP="00171765">
            <w:pPr>
              <w:rPr>
                <w:rFonts w:cs="Arial"/>
              </w:rPr>
            </w:pPr>
            <w:bookmarkStart w:id="892" w:name="OLE_LINK141"/>
            <w:bookmarkStart w:id="893" w:name="OLE_LINK143"/>
            <w:bookmarkStart w:id="894" w:name="OLE_LINK144"/>
            <w:r>
              <w:rPr>
                <w:rFonts w:cs="Arial"/>
              </w:rPr>
              <w:t>Десятичное число с точностью до 2 символов после точки</w:t>
            </w:r>
            <w:bookmarkEnd w:id="892"/>
            <w:bookmarkEnd w:id="893"/>
            <w:bookmarkEnd w:id="894"/>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77777777" w:rsidR="00D3414D" w:rsidRPr="00AE6B24" w:rsidRDefault="00D3414D" w:rsidP="00171765">
            <w:pPr>
              <w:rPr>
                <w:rFonts w:cs="Arial"/>
              </w:rPr>
            </w:pPr>
            <w:r>
              <w:rPr>
                <w:rFonts w:cs="Arial"/>
                <w:lang w:val="en-US"/>
              </w:rPr>
              <w:t>p</w:t>
            </w:r>
            <w:r w:rsidRPr="000F29F3">
              <w:rPr>
                <w:rFonts w:cs="Arial"/>
              </w:rPr>
              <w:t>repaymentSum</w:t>
            </w:r>
          </w:p>
        </w:tc>
        <w:tc>
          <w:tcPr>
            <w:tcW w:w="5103" w:type="dxa"/>
          </w:tcPr>
          <w:p w14:paraId="30E4F43F" w14:textId="77777777" w:rsidR="00D3414D" w:rsidRPr="008B35C0" w:rsidRDefault="00D3414D" w:rsidP="00171765">
            <w:bookmarkStart w:id="895" w:name="OLE_LINK394"/>
            <w:bookmarkStart w:id="896" w:name="OLE_LINK395"/>
            <w:r>
              <w:t>С</w:t>
            </w:r>
            <w:r w:rsidRPr="000F29F3">
              <w:t>умма по чеку (БСО) предоплатой (зачетом аванса и (или) предыдущих платежей)</w:t>
            </w:r>
            <w:r>
              <w:t xml:space="preserve">, </w:t>
            </w:r>
            <w:r w:rsidRPr="000F29F3">
              <w:t>1215</w:t>
            </w:r>
            <w:bookmarkEnd w:id="895"/>
            <w:bookmarkEnd w:id="896"/>
          </w:p>
        </w:tc>
        <w:tc>
          <w:tcPr>
            <w:tcW w:w="3118" w:type="dxa"/>
          </w:tcPr>
          <w:p w14:paraId="5A7AD9BF" w14:textId="77777777" w:rsidR="00D3414D" w:rsidRDefault="00D3414D" w:rsidP="00171765">
            <w:pPr>
              <w:rPr>
                <w:rFonts w:cs="Arial"/>
              </w:rPr>
            </w:pPr>
            <w:bookmarkStart w:id="897" w:name="OLE_LINK145"/>
            <w:bookmarkStart w:id="898" w:name="OLE_LINK146"/>
            <w:bookmarkStart w:id="899" w:name="OLE_LINK147"/>
            <w:r>
              <w:rPr>
                <w:rFonts w:cs="Arial"/>
              </w:rPr>
              <w:t>Десятичное число с точностью до 2 символов после точки</w:t>
            </w:r>
            <w:bookmarkEnd w:id="897"/>
            <w:bookmarkEnd w:id="898"/>
            <w:bookmarkEnd w:id="899"/>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77777777" w:rsidR="00D3414D" w:rsidRPr="00AE6B24" w:rsidRDefault="00D3414D" w:rsidP="00171765">
            <w:pPr>
              <w:rPr>
                <w:rFonts w:cs="Arial"/>
              </w:rPr>
            </w:pPr>
            <w:r>
              <w:rPr>
                <w:lang w:val="en-US"/>
              </w:rPr>
              <w:t>p</w:t>
            </w:r>
            <w:r w:rsidRPr="000F29F3">
              <w:t>ostpaymentSum</w:t>
            </w:r>
          </w:p>
        </w:tc>
        <w:tc>
          <w:tcPr>
            <w:tcW w:w="5103" w:type="dxa"/>
          </w:tcPr>
          <w:p w14:paraId="04EB7C76" w14:textId="77777777" w:rsidR="00D3414D" w:rsidRPr="004D0CB7" w:rsidRDefault="00D3414D" w:rsidP="00171765">
            <w:bookmarkStart w:id="900" w:name="OLE_LINK396"/>
            <w:bookmarkStart w:id="901" w:name="OLE_LINK397"/>
            <w:r>
              <w:t>С</w:t>
            </w:r>
            <w:r w:rsidRPr="000F29F3">
              <w:t>умма по чеку (БСО) постоплатой (в кредит)</w:t>
            </w:r>
            <w:r>
              <w:t xml:space="preserve">, </w:t>
            </w:r>
            <w:r w:rsidRPr="000F29F3">
              <w:t>1216</w:t>
            </w:r>
            <w:bookmarkEnd w:id="900"/>
            <w:bookmarkEnd w:id="901"/>
          </w:p>
        </w:tc>
        <w:tc>
          <w:tcPr>
            <w:tcW w:w="3118" w:type="dxa"/>
          </w:tcPr>
          <w:p w14:paraId="59127B3B"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77777777" w:rsidR="00D3414D" w:rsidRPr="00EA41AF" w:rsidRDefault="00D3414D" w:rsidP="00171765">
            <w:bookmarkStart w:id="902" w:name="_Hlk491086635"/>
            <w:r>
              <w:rPr>
                <w:lang w:val="en-US"/>
              </w:rPr>
              <w:t>o</w:t>
            </w:r>
            <w:r w:rsidRPr="000F29F3">
              <w:t>therPaymentTypeSum</w:t>
            </w:r>
          </w:p>
        </w:tc>
        <w:tc>
          <w:tcPr>
            <w:tcW w:w="5103" w:type="dxa"/>
          </w:tcPr>
          <w:p w14:paraId="438C0632" w14:textId="77777777" w:rsidR="00D3414D" w:rsidRDefault="00D3414D" w:rsidP="00171765">
            <w:bookmarkStart w:id="903" w:name="OLE_LINK398"/>
            <w:bookmarkStart w:id="904" w:name="OLE_LINK399"/>
            <w:r>
              <w:t>С</w:t>
            </w:r>
            <w:r w:rsidRPr="000F29F3">
              <w:t>умма по чеку (БСО) встречным предоставлением</w:t>
            </w:r>
            <w:r>
              <w:t xml:space="preserve">, </w:t>
            </w:r>
            <w:r w:rsidRPr="000F29F3">
              <w:t>1217</w:t>
            </w:r>
            <w:bookmarkEnd w:id="903"/>
            <w:bookmarkEnd w:id="904"/>
          </w:p>
        </w:tc>
        <w:tc>
          <w:tcPr>
            <w:tcW w:w="3118" w:type="dxa"/>
          </w:tcPr>
          <w:p w14:paraId="6DD68002" w14:textId="77777777" w:rsidR="00D3414D" w:rsidRDefault="00D3414D" w:rsidP="00171765">
            <w:pPr>
              <w:rPr>
                <w:rFonts w:cs="Arial"/>
              </w:rPr>
            </w:pPr>
            <w:bookmarkStart w:id="905" w:name="OLE_LINK150"/>
            <w:bookmarkStart w:id="906" w:name="OLE_LINK151"/>
            <w:r>
              <w:rPr>
                <w:rFonts w:cs="Arial"/>
              </w:rPr>
              <w:t>Десятичное число с точностью до 2 символов после точки</w:t>
            </w:r>
            <w:bookmarkEnd w:id="905"/>
            <w:bookmarkEnd w:id="906"/>
          </w:p>
        </w:tc>
        <w:tc>
          <w:tcPr>
            <w:tcW w:w="3118" w:type="dxa"/>
          </w:tcPr>
          <w:p w14:paraId="3CE14371" w14:textId="621FF67C" w:rsidR="00D3414D" w:rsidRDefault="00D3414D" w:rsidP="00171765">
            <w:pPr>
              <w:rPr>
                <w:rFonts w:cs="Arial"/>
              </w:rPr>
            </w:pPr>
          </w:p>
        </w:tc>
      </w:tr>
      <w:bookmarkEnd w:id="902"/>
      <w:tr w:rsidR="00D3414D" w:rsidRPr="008F4F86" w14:paraId="53B63790" w14:textId="28E51D0B" w:rsidTr="00D3414D">
        <w:tc>
          <w:tcPr>
            <w:tcW w:w="2660" w:type="dxa"/>
          </w:tcPr>
          <w:p w14:paraId="7DF0698D" w14:textId="77777777" w:rsidR="00D3414D" w:rsidRPr="00EA41AF" w:rsidRDefault="00D3414D" w:rsidP="00171765">
            <w:r>
              <w:rPr>
                <w:lang w:val="en-US"/>
              </w:rPr>
              <w:t>t</w:t>
            </w:r>
            <w:r w:rsidRPr="00ED5962">
              <w:t>ax1Sum</w:t>
            </w:r>
          </w:p>
        </w:tc>
        <w:tc>
          <w:tcPr>
            <w:tcW w:w="5103" w:type="dxa"/>
          </w:tcPr>
          <w:p w14:paraId="0B0E5125" w14:textId="77777777" w:rsidR="00D3414D" w:rsidRDefault="00D3414D" w:rsidP="00171765">
            <w:bookmarkStart w:id="907" w:name="OLE_LINK400"/>
            <w:bookmarkStart w:id="908" w:name="OLE_LINK401"/>
            <w:r>
              <w:t>С</w:t>
            </w:r>
            <w:r w:rsidRPr="000F29F3">
              <w:t xml:space="preserve">умма НДС чека по ставке </w:t>
            </w:r>
            <w:r>
              <w:t>20</w:t>
            </w:r>
            <w:r w:rsidRPr="000F29F3">
              <w:t>%</w:t>
            </w:r>
            <w:r>
              <w:t xml:space="preserve">, </w:t>
            </w:r>
            <w:r w:rsidRPr="000F29F3">
              <w:t>1102</w:t>
            </w:r>
            <w:bookmarkEnd w:id="907"/>
            <w:bookmarkEnd w:id="908"/>
          </w:p>
        </w:tc>
        <w:tc>
          <w:tcPr>
            <w:tcW w:w="3118" w:type="dxa"/>
          </w:tcPr>
          <w:p w14:paraId="3F4BA2ED" w14:textId="77777777" w:rsidR="00D3414D" w:rsidRDefault="00D3414D" w:rsidP="00171765">
            <w:pPr>
              <w:rPr>
                <w:rFonts w:cs="Arial"/>
              </w:rPr>
            </w:pPr>
            <w:bookmarkStart w:id="909" w:name="OLE_LINK157"/>
            <w:bookmarkStart w:id="910" w:name="OLE_LINK158"/>
            <w:bookmarkStart w:id="911" w:name="OLE_LINK159"/>
            <w:bookmarkStart w:id="912" w:name="OLE_LINK160"/>
            <w:bookmarkStart w:id="913" w:name="OLE_LINK161"/>
            <w:bookmarkStart w:id="914" w:name="OLE_LINK162"/>
            <w:r>
              <w:rPr>
                <w:rFonts w:cs="Arial"/>
              </w:rPr>
              <w:t>Десятичное число с точностью до 2 символов после точки</w:t>
            </w:r>
            <w:bookmarkEnd w:id="909"/>
            <w:bookmarkEnd w:id="910"/>
            <w:bookmarkEnd w:id="911"/>
            <w:bookmarkEnd w:id="912"/>
            <w:bookmarkEnd w:id="913"/>
            <w:bookmarkEnd w:id="914"/>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77777777" w:rsidR="00D3414D" w:rsidRPr="00EA41AF" w:rsidRDefault="00D3414D" w:rsidP="00171765">
            <w:r>
              <w:rPr>
                <w:lang w:val="en-US"/>
              </w:rPr>
              <w:t>t</w:t>
            </w:r>
            <w:r w:rsidRPr="00ED5962">
              <w:t>ax2Sum</w:t>
            </w:r>
          </w:p>
        </w:tc>
        <w:tc>
          <w:tcPr>
            <w:tcW w:w="5103" w:type="dxa"/>
          </w:tcPr>
          <w:p w14:paraId="5BE296DB" w14:textId="77777777" w:rsidR="00D3414D" w:rsidRDefault="00D3414D" w:rsidP="00171765">
            <w:bookmarkStart w:id="915" w:name="OLE_LINK402"/>
            <w:bookmarkStart w:id="916" w:name="OLE_LINK403"/>
            <w:r>
              <w:t>С</w:t>
            </w:r>
            <w:r w:rsidRPr="00ED5962">
              <w:t>умма НДС чека по ставке 10%</w:t>
            </w:r>
            <w:r>
              <w:t xml:space="preserve">, </w:t>
            </w:r>
            <w:r w:rsidRPr="00ED5962">
              <w:t>1103</w:t>
            </w:r>
            <w:bookmarkEnd w:id="915"/>
            <w:bookmarkEnd w:id="916"/>
          </w:p>
        </w:tc>
        <w:tc>
          <w:tcPr>
            <w:tcW w:w="3118" w:type="dxa"/>
          </w:tcPr>
          <w:p w14:paraId="1EC24247"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77777777" w:rsidR="00D3414D" w:rsidRPr="00EA41AF" w:rsidRDefault="00D3414D" w:rsidP="00171765">
            <w:r>
              <w:rPr>
                <w:lang w:val="en-US"/>
              </w:rPr>
              <w:t>t</w:t>
            </w:r>
            <w:r w:rsidRPr="00ED5962">
              <w:t>ax3Sum</w:t>
            </w:r>
          </w:p>
        </w:tc>
        <w:tc>
          <w:tcPr>
            <w:tcW w:w="5103" w:type="dxa"/>
          </w:tcPr>
          <w:p w14:paraId="4E59BDE9" w14:textId="77777777" w:rsidR="00D3414D" w:rsidRDefault="00D3414D" w:rsidP="00171765">
            <w:bookmarkStart w:id="917" w:name="OLE_LINK404"/>
            <w:bookmarkStart w:id="918" w:name="OLE_LINK405"/>
            <w:r>
              <w:t>С</w:t>
            </w:r>
            <w:r w:rsidRPr="00ED5962">
              <w:t>умма расчета по чеку с НДС по ставке 0%</w:t>
            </w:r>
            <w:r>
              <w:t xml:space="preserve">, </w:t>
            </w:r>
            <w:r w:rsidRPr="00ED5962">
              <w:t>1104</w:t>
            </w:r>
            <w:bookmarkEnd w:id="917"/>
            <w:bookmarkEnd w:id="918"/>
          </w:p>
        </w:tc>
        <w:tc>
          <w:tcPr>
            <w:tcW w:w="3118" w:type="dxa"/>
          </w:tcPr>
          <w:p w14:paraId="63D7737A"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7777777" w:rsidR="00D3414D" w:rsidRPr="00EA41AF" w:rsidRDefault="00D3414D" w:rsidP="00171765">
            <w:r>
              <w:rPr>
                <w:lang w:val="en-US"/>
              </w:rPr>
              <w:t>t</w:t>
            </w:r>
            <w:r w:rsidRPr="00ED5962">
              <w:t>ax4Sum</w:t>
            </w:r>
          </w:p>
        </w:tc>
        <w:tc>
          <w:tcPr>
            <w:tcW w:w="5103" w:type="dxa"/>
          </w:tcPr>
          <w:p w14:paraId="2BF84F3F" w14:textId="77777777" w:rsidR="00D3414D" w:rsidRDefault="00D3414D" w:rsidP="00171765">
            <w:bookmarkStart w:id="919" w:name="OLE_LINK406"/>
            <w:bookmarkStart w:id="920" w:name="OLE_LINK407"/>
            <w:r>
              <w:t>С</w:t>
            </w:r>
            <w:r w:rsidRPr="00ED5962">
              <w:t>умма расчета по чеку без НДС</w:t>
            </w:r>
            <w:r>
              <w:t xml:space="preserve">, </w:t>
            </w:r>
            <w:r w:rsidRPr="00ED5962">
              <w:t>1105</w:t>
            </w:r>
            <w:bookmarkEnd w:id="919"/>
            <w:bookmarkEnd w:id="920"/>
          </w:p>
        </w:tc>
        <w:tc>
          <w:tcPr>
            <w:tcW w:w="3118" w:type="dxa"/>
          </w:tcPr>
          <w:p w14:paraId="7004E273"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77777777" w:rsidR="00D3414D" w:rsidRPr="00EA41AF" w:rsidRDefault="00D3414D" w:rsidP="00171765">
            <w:r>
              <w:rPr>
                <w:lang w:val="en-US"/>
              </w:rPr>
              <w:t>t</w:t>
            </w:r>
            <w:r w:rsidRPr="00ED5962">
              <w:t>ax5Sum</w:t>
            </w:r>
          </w:p>
        </w:tc>
        <w:tc>
          <w:tcPr>
            <w:tcW w:w="5103" w:type="dxa"/>
          </w:tcPr>
          <w:p w14:paraId="1451362C" w14:textId="77777777" w:rsidR="00D3414D" w:rsidRDefault="00D3414D" w:rsidP="00171765">
            <w:bookmarkStart w:id="921" w:name="OLE_LINK408"/>
            <w:bookmarkStart w:id="922" w:name="OLE_LINK409"/>
            <w:r>
              <w:t>С</w:t>
            </w:r>
            <w:r w:rsidRPr="00ED5962">
              <w:t xml:space="preserve">умма НДС чека по расч. ставке </w:t>
            </w:r>
            <w:r>
              <w:t>20</w:t>
            </w:r>
            <w:r w:rsidRPr="00ED5962">
              <w:t>/1</w:t>
            </w:r>
            <w:r>
              <w:t xml:space="preserve">20, </w:t>
            </w:r>
            <w:r w:rsidRPr="00ED5962">
              <w:t>1106</w:t>
            </w:r>
            <w:bookmarkEnd w:id="921"/>
            <w:bookmarkEnd w:id="922"/>
          </w:p>
        </w:tc>
        <w:tc>
          <w:tcPr>
            <w:tcW w:w="3118" w:type="dxa"/>
          </w:tcPr>
          <w:p w14:paraId="0A97E305"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77777777" w:rsidR="00D3414D" w:rsidRPr="00EA41AF" w:rsidRDefault="00D3414D" w:rsidP="00171765">
            <w:r>
              <w:rPr>
                <w:lang w:val="en-US"/>
              </w:rPr>
              <w:lastRenderedPageBreak/>
              <w:t>t</w:t>
            </w:r>
            <w:r w:rsidRPr="00ED5962">
              <w:t>ax6Sum</w:t>
            </w:r>
          </w:p>
        </w:tc>
        <w:tc>
          <w:tcPr>
            <w:tcW w:w="5103" w:type="dxa"/>
          </w:tcPr>
          <w:p w14:paraId="1228098C" w14:textId="77777777" w:rsidR="00D3414D" w:rsidRDefault="00D3414D" w:rsidP="00171765">
            <w:bookmarkStart w:id="923" w:name="OLE_LINK410"/>
            <w:bookmarkStart w:id="924" w:name="OLE_LINK411"/>
            <w:r>
              <w:t>С</w:t>
            </w:r>
            <w:r w:rsidRPr="00ED5962">
              <w:t>умма НДС чека по расч. ставке 10/110</w:t>
            </w:r>
            <w:r>
              <w:t xml:space="preserve">, </w:t>
            </w:r>
            <w:r w:rsidRPr="00ED5962">
              <w:t>1107</w:t>
            </w:r>
            <w:bookmarkEnd w:id="923"/>
            <w:bookmarkEnd w:id="924"/>
          </w:p>
        </w:tc>
        <w:tc>
          <w:tcPr>
            <w:tcW w:w="3118" w:type="dxa"/>
          </w:tcPr>
          <w:p w14:paraId="2502E82C"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7091BF8" w14:textId="5890504B" w:rsidR="00D3414D" w:rsidRDefault="00D3414D" w:rsidP="00171765">
            <w:pPr>
              <w:rPr>
                <w:rFonts w:cs="Arial"/>
              </w:rPr>
            </w:pPr>
          </w:p>
        </w:tc>
      </w:tr>
      <w:tr w:rsidR="00D3414D" w:rsidRPr="008F4F86" w14:paraId="4DE4BCB6" w14:textId="7382D0D5" w:rsidTr="00D3414D">
        <w:tc>
          <w:tcPr>
            <w:tcW w:w="2660" w:type="dxa"/>
          </w:tcPr>
          <w:p w14:paraId="1EFA77B1" w14:textId="77777777" w:rsidR="00D3414D" w:rsidRPr="00EA41AF" w:rsidRDefault="00D3414D" w:rsidP="00171765">
            <w:r>
              <w:rPr>
                <w:lang w:val="en-US"/>
              </w:rPr>
              <w:t>t</w:t>
            </w:r>
            <w:r w:rsidRPr="00ED5962">
              <w:t>axationSystem</w:t>
            </w:r>
          </w:p>
        </w:tc>
        <w:tc>
          <w:tcPr>
            <w:tcW w:w="5103" w:type="dxa"/>
          </w:tcPr>
          <w:p w14:paraId="09CE7E12" w14:textId="77777777" w:rsidR="00D3414D" w:rsidRDefault="00D3414D" w:rsidP="00171765">
            <w:bookmarkStart w:id="925" w:name="OLE_LINK412"/>
            <w:bookmarkStart w:id="926" w:name="OLE_LINK413"/>
            <w:r>
              <w:t>Применяемая система налогообложения, 1055:</w:t>
            </w:r>
          </w:p>
          <w:p w14:paraId="51C737ED" w14:textId="77777777" w:rsidR="00D3414D" w:rsidRDefault="00D3414D" w:rsidP="00171765">
            <w:pPr>
              <w:ind w:firstLine="317"/>
            </w:pPr>
            <w:r>
              <w:t>0. Общая</w:t>
            </w:r>
          </w:p>
          <w:p w14:paraId="62B9728F" w14:textId="77777777" w:rsidR="00D3414D" w:rsidRDefault="00D3414D" w:rsidP="00171765">
            <w:pPr>
              <w:ind w:firstLine="317"/>
            </w:pPr>
            <w:r>
              <w:t>1. Упрощенная доход</w:t>
            </w:r>
          </w:p>
          <w:p w14:paraId="7F6CD4A0" w14:textId="77777777" w:rsidR="00D3414D" w:rsidRDefault="00D3414D" w:rsidP="00171765">
            <w:pPr>
              <w:ind w:firstLine="317"/>
            </w:pPr>
            <w:r>
              <w:t>2. Упрощенная доход минус расход</w:t>
            </w:r>
          </w:p>
          <w:p w14:paraId="0D2607EC" w14:textId="77777777" w:rsidR="00D3414D" w:rsidRDefault="00D3414D" w:rsidP="00171765">
            <w:pPr>
              <w:ind w:firstLine="317"/>
            </w:pPr>
            <w:r>
              <w:t>3. Единый налог на вмененный доход</w:t>
            </w:r>
          </w:p>
          <w:p w14:paraId="070A9DB6" w14:textId="77777777" w:rsidR="00D3414D" w:rsidRDefault="00D3414D" w:rsidP="00171765">
            <w:pPr>
              <w:ind w:firstLine="317"/>
            </w:pPr>
            <w:r>
              <w:t>4. Единый сельскохозяйственный налог</w:t>
            </w:r>
          </w:p>
          <w:p w14:paraId="3D5112B4" w14:textId="77777777" w:rsidR="00D3414D" w:rsidRDefault="00D3414D" w:rsidP="00171765">
            <w:r>
              <w:t>5. Патентная система налогообложения</w:t>
            </w:r>
            <w:bookmarkEnd w:id="925"/>
            <w:bookmarkEnd w:id="926"/>
          </w:p>
        </w:tc>
        <w:tc>
          <w:tcPr>
            <w:tcW w:w="3118" w:type="dxa"/>
          </w:tcPr>
          <w:p w14:paraId="6A475715" w14:textId="1F16218E" w:rsidR="00D3414D" w:rsidRDefault="00D3414D" w:rsidP="00D3414D">
            <w:pPr>
              <w:rPr>
                <w:rFonts w:cs="Arial"/>
              </w:rPr>
            </w:pPr>
            <w:r>
              <w:rPr>
                <w:rFonts w:cs="Arial"/>
              </w:rPr>
              <w:t xml:space="preserve">Число. </w:t>
            </w:r>
          </w:p>
        </w:tc>
        <w:tc>
          <w:tcPr>
            <w:tcW w:w="3118" w:type="dxa"/>
          </w:tcPr>
          <w:p w14:paraId="7C92701D" w14:textId="3F448B6A" w:rsidR="00D3414D" w:rsidRDefault="00D3414D" w:rsidP="00171765">
            <w:pPr>
              <w:rPr>
                <w:rFonts w:cs="Arial"/>
              </w:rPr>
            </w:pPr>
            <w:r>
              <w:rPr>
                <w:rFonts w:cs="Arial"/>
              </w:rPr>
              <w:t>Параметр обязательный.</w:t>
            </w:r>
          </w:p>
        </w:tc>
      </w:tr>
      <w:tr w:rsidR="00D3414D" w:rsidRPr="008F4F86" w14:paraId="523D2A4C" w14:textId="18E408BD" w:rsidTr="00D3414D">
        <w:tc>
          <w:tcPr>
            <w:tcW w:w="2660" w:type="dxa"/>
          </w:tcPr>
          <w:p w14:paraId="5B28642A" w14:textId="77777777" w:rsidR="00D3414D" w:rsidRPr="00EA41AF" w:rsidRDefault="00D3414D" w:rsidP="00171765">
            <w:r>
              <w:rPr>
                <w:lang w:val="en-US"/>
              </w:rPr>
              <w:t>automatNumber</w:t>
            </w:r>
          </w:p>
        </w:tc>
        <w:tc>
          <w:tcPr>
            <w:tcW w:w="5103" w:type="dxa"/>
          </w:tcPr>
          <w:p w14:paraId="37977520" w14:textId="77777777" w:rsidR="00D3414D" w:rsidRDefault="00D3414D" w:rsidP="00171765">
            <w:pPr>
              <w:ind w:firstLine="317"/>
            </w:pPr>
            <w:r>
              <w:t xml:space="preserve">Номер автомата, </w:t>
            </w:r>
            <w:r w:rsidRPr="00C427A1">
              <w:t>1036</w:t>
            </w:r>
          </w:p>
        </w:tc>
        <w:tc>
          <w:tcPr>
            <w:tcW w:w="3118" w:type="dxa"/>
          </w:tcPr>
          <w:p w14:paraId="48752C9C" w14:textId="77777777" w:rsidR="00D3414D" w:rsidRDefault="00D3414D"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F300C67" w14:textId="621D6B8A"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r w:rsidR="00D3414D" w:rsidRPr="008F4F86" w14:paraId="06B36381" w14:textId="7158D223" w:rsidTr="00D3414D">
        <w:tc>
          <w:tcPr>
            <w:tcW w:w="2660" w:type="dxa"/>
          </w:tcPr>
          <w:p w14:paraId="0F8C8658" w14:textId="77777777" w:rsidR="00D3414D" w:rsidRDefault="00D3414D" w:rsidP="00171765">
            <w:pPr>
              <w:rPr>
                <w:lang w:val="en-US"/>
              </w:rPr>
            </w:pPr>
            <w:r>
              <w:rPr>
                <w:lang w:val="en-US"/>
              </w:rPr>
              <w:t>settlementAddress</w:t>
            </w:r>
          </w:p>
        </w:tc>
        <w:tc>
          <w:tcPr>
            <w:tcW w:w="5103" w:type="dxa"/>
          </w:tcPr>
          <w:p w14:paraId="1D0AA48E" w14:textId="77777777" w:rsidR="00D3414D" w:rsidRDefault="00D3414D" w:rsidP="00171765">
            <w:r>
              <w:t>А</w:t>
            </w:r>
            <w:r w:rsidRPr="00C427A1">
              <w:t>дрес расчетов</w:t>
            </w:r>
            <w:r>
              <w:t>, 1009</w:t>
            </w:r>
          </w:p>
        </w:tc>
        <w:tc>
          <w:tcPr>
            <w:tcW w:w="3118" w:type="dxa"/>
          </w:tcPr>
          <w:p w14:paraId="3C57931C" w14:textId="77777777" w:rsidR="00D3414D" w:rsidRPr="001B2CA7" w:rsidRDefault="00D3414D"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7827954" w14:textId="075126D2"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r w:rsidR="00D3414D" w:rsidRPr="008F4F86" w14:paraId="19ED43C5" w14:textId="63758C04" w:rsidTr="00D3414D">
        <w:tc>
          <w:tcPr>
            <w:tcW w:w="2660" w:type="dxa"/>
          </w:tcPr>
          <w:p w14:paraId="2AFD0689" w14:textId="77777777" w:rsidR="00D3414D" w:rsidRPr="001B2CA7" w:rsidRDefault="00D3414D" w:rsidP="00171765">
            <w:r>
              <w:rPr>
                <w:lang w:val="en-US"/>
              </w:rPr>
              <w:t>settlementPlace</w:t>
            </w:r>
          </w:p>
        </w:tc>
        <w:tc>
          <w:tcPr>
            <w:tcW w:w="5103" w:type="dxa"/>
          </w:tcPr>
          <w:p w14:paraId="47F071DD" w14:textId="77777777" w:rsidR="00D3414D" w:rsidRDefault="00D3414D" w:rsidP="00171765">
            <w:r>
              <w:t>Место расчетов, 1187</w:t>
            </w:r>
          </w:p>
        </w:tc>
        <w:tc>
          <w:tcPr>
            <w:tcW w:w="3118" w:type="dxa"/>
          </w:tcPr>
          <w:p w14:paraId="6E4CF8AF" w14:textId="77777777" w:rsidR="00D3414D" w:rsidRDefault="00D3414D"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2F896313" w14:textId="0BD25511"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bl>
    <w:p w14:paraId="5FADEEBB" w14:textId="77777777" w:rsidR="00171765" w:rsidRDefault="00171765" w:rsidP="00171765"/>
    <w:p w14:paraId="2EAC57CC" w14:textId="77777777" w:rsidR="00171765" w:rsidRDefault="00171765" w:rsidP="00171765">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lastRenderedPageBreak/>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927" w:name="_Toc507539864"/>
      <w:bookmarkStart w:id="928" w:name="_Toc27489470"/>
      <w:bookmarkStart w:id="929" w:name="_Toc63432916"/>
      <w:bookmarkStart w:id="930" w:name="_Toc80026495"/>
      <w:r>
        <w:t>2.3.</w:t>
      </w:r>
      <w:r w:rsidRPr="005560E2">
        <w:t>2</w:t>
      </w:r>
      <w:r>
        <w:t xml:space="preserve"> Тело ответа с ошибками обработки запроса</w:t>
      </w:r>
      <w:bookmarkEnd w:id="927"/>
      <w:bookmarkEnd w:id="928"/>
      <w:bookmarkEnd w:id="929"/>
      <w:bookmarkEnd w:id="930"/>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id</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inn</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group</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content</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correctionType</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type</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causeDocumentDate</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causeDocumentNumber</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totalSum</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cashSum</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eCashSum</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prepaymentSum</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postpaymentSum</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otherPaymentTypeSum</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gramStart"/>
      <w:r w:rsidRPr="00115D23">
        <w:rPr>
          <w:rFonts w:ascii="Consolas" w:hAnsi="Consolas" w:cs="Consolas"/>
          <w:color w:val="8ACCCF"/>
          <w:sz w:val="18"/>
          <w:szCs w:val="18"/>
          <w:lang w:val="en-US"/>
        </w:rPr>
        <w:t>taxationSystem</w:t>
      </w:r>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w:t>
      </w:r>
      <w:proofErr w:type="gramStart"/>
      <w:r w:rsidRPr="00966FB4">
        <w:rPr>
          <w:rFonts w:ascii="Consolas" w:hAnsi="Consolas" w:cs="Consolas"/>
          <w:color w:val="8ACCCF"/>
          <w:sz w:val="18"/>
          <w:szCs w:val="18"/>
          <w:lang w:val="en-US"/>
        </w:rPr>
        <w:t>automatNumber</w:t>
      </w:r>
      <w:proofErr w:type="gramEnd"/>
      <w:r w:rsidRPr="00966FB4">
        <w:rPr>
          <w:rFonts w:ascii="Consolas" w:hAnsi="Consolas" w:cs="Consolas"/>
          <w:color w:val="8ACCCF"/>
          <w:sz w:val="18"/>
          <w:szCs w:val="18"/>
          <w:lang w:val="en-US"/>
        </w:rPr>
        <w:t>"</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settlementAddress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r w:rsidRPr="00966FB4">
        <w:rPr>
          <w:rFonts w:ascii="Consolas" w:eastAsia="Times New Roman" w:hAnsi="Consolas" w:cs="Consolas"/>
          <w:color w:val="8ACCCF"/>
          <w:sz w:val="18"/>
          <w:szCs w:val="18"/>
          <w:lang w:val="en-US"/>
        </w:rPr>
        <w:t>settlementPlace</w:t>
      </w:r>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lastRenderedPageBreak/>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931" w:name="_Toc507539865"/>
      <w:bookmarkStart w:id="932" w:name="_Toc27489471"/>
      <w:bookmarkStart w:id="933" w:name="_Toc63432917"/>
      <w:bookmarkStart w:id="934" w:name="_Toc80026496"/>
      <w:r>
        <w:lastRenderedPageBreak/>
        <w:t>2.4 Состояние чека</w:t>
      </w:r>
      <w:r w:rsidRPr="005E0AA8">
        <w:t xml:space="preserve"> </w:t>
      </w:r>
      <w:r>
        <w:t>коррекции</w:t>
      </w:r>
      <w:bookmarkEnd w:id="931"/>
      <w:bookmarkEnd w:id="932"/>
      <w:bookmarkEnd w:id="933"/>
      <w:bookmarkEnd w:id="934"/>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corrections/{inn}/status/{document_id}</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935" w:name="OLE_LINK111"/>
      <w:bookmarkStart w:id="936" w:name="OLE_LINK112"/>
      <w:bookmarkStart w:id="937" w:name="OLE_LINK113"/>
      <w:bookmarkStart w:id="938" w:name="OLE_LINK106"/>
      <w:bookmarkStart w:id="939" w:name="OLE_LINK107"/>
      <w:r w:rsidRPr="00E02F83">
        <w:t>40</w:t>
      </w:r>
      <w:r>
        <w:t xml:space="preserve">0 </w:t>
      </w:r>
      <w:r>
        <w:rPr>
          <w:lang w:val="en-US"/>
        </w:rPr>
        <w:t>Bad</w:t>
      </w:r>
      <w:r w:rsidRPr="00C42DB2">
        <w:t xml:space="preserve"> </w:t>
      </w:r>
      <w:r>
        <w:rPr>
          <w:lang w:val="en-US"/>
        </w:rPr>
        <w:t>Request</w:t>
      </w:r>
      <w:bookmarkEnd w:id="935"/>
      <w:bookmarkEnd w:id="936"/>
      <w:bookmarkEnd w:id="937"/>
      <w:r w:rsidRPr="00425254">
        <w:t xml:space="preserve"> </w:t>
      </w:r>
      <w:bookmarkEnd w:id="938"/>
      <w:bookmarkEnd w:id="939"/>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940" w:name="_Toc507539866"/>
      <w:bookmarkStart w:id="941" w:name="_Toc27489472"/>
      <w:bookmarkStart w:id="942" w:name="_Toc63432918"/>
      <w:bookmarkStart w:id="943" w:name="_Toc80026497"/>
      <w:r>
        <w:rPr>
          <w:lang w:val="en-US"/>
        </w:rPr>
        <w:t>2.</w:t>
      </w:r>
      <w:r>
        <w:t>4</w:t>
      </w:r>
      <w:r>
        <w:rPr>
          <w:lang w:val="en-US"/>
        </w:rPr>
        <w:t xml:space="preserve">.1 </w:t>
      </w:r>
      <w:r>
        <w:t>Тело ответа</w:t>
      </w:r>
      <w:bookmarkEnd w:id="940"/>
      <w:bookmarkEnd w:id="941"/>
      <w:bookmarkEnd w:id="942"/>
      <w:bookmarkEnd w:id="943"/>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r w:rsidRPr="00D71290">
              <w:rPr>
                <w:rFonts w:cs="Arial"/>
              </w:rPr>
              <w:t>eviceSN</w:t>
            </w:r>
          </w:p>
        </w:tc>
        <w:tc>
          <w:tcPr>
            <w:tcW w:w="4839" w:type="dxa"/>
          </w:tcPr>
          <w:p w14:paraId="5836F4F8" w14:textId="77777777" w:rsidR="00171765" w:rsidRPr="00D71290" w:rsidRDefault="00171765" w:rsidP="00171765">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r w:rsidRPr="00D71290">
              <w:rPr>
                <w:rFonts w:cs="Arial"/>
              </w:rPr>
              <w:t>eviceRN</w:t>
            </w:r>
          </w:p>
        </w:tc>
        <w:tc>
          <w:tcPr>
            <w:tcW w:w="4839" w:type="dxa"/>
          </w:tcPr>
          <w:p w14:paraId="7437A97F" w14:textId="77777777" w:rsidR="00171765" w:rsidRDefault="00171765" w:rsidP="00171765">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r>
              <w:rPr>
                <w:rFonts w:cs="Arial"/>
                <w:lang w:val="en-US"/>
              </w:rPr>
              <w:t>ofd</w:t>
            </w:r>
            <w:r w:rsidRPr="00D71290">
              <w:rPr>
                <w:rFonts w:cs="Arial"/>
              </w:rPr>
              <w:t>Name</w:t>
            </w:r>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r>
              <w:rPr>
                <w:rFonts w:cs="Arial"/>
                <w:lang w:val="en-US"/>
              </w:rPr>
              <w:t>odf</w:t>
            </w:r>
            <w:r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6EB4CD7D" w:rsidR="00171765" w:rsidRDefault="0085578E"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r>
              <w:rPr>
                <w:rFonts w:cs="Arial"/>
                <w:lang w:val="en-US"/>
              </w:rPr>
              <w:t>odfINN</w:t>
            </w:r>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r>
              <w:rPr>
                <w:rFonts w:cs="Arial"/>
                <w:lang w:val="en-US"/>
              </w:rPr>
              <w:t>fnsWebsite</w:t>
            </w:r>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r>
              <w:rPr>
                <w:rFonts w:cs="Arial"/>
                <w:lang w:val="en-US"/>
              </w:rPr>
              <w:t>companyINN</w:t>
            </w:r>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lastRenderedPageBreak/>
              <w:t>c</w:t>
            </w:r>
            <w:r w:rsidRPr="009E5A50">
              <w:rPr>
                <w:rFonts w:cs="Arial"/>
              </w:rPr>
              <w:t>ompanyName</w:t>
            </w:r>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r w:rsidRPr="009E5A50">
              <w:rPr>
                <w:rFonts w:cs="Arial"/>
              </w:rPr>
              <w:t>ocumentNumber</w:t>
            </w:r>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r w:rsidRPr="009E5A50">
              <w:rPr>
                <w:rFonts w:cs="Arial"/>
              </w:rPr>
              <w:t>hiftNumber</w:t>
            </w:r>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r>
              <w:rPr>
                <w:rFonts w:cs="Arial"/>
                <w:lang w:val="en-US"/>
              </w:rPr>
              <w:t>processedAt</w:t>
            </w:r>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944" w:name="OLE_LINK116"/>
            <w:bookmarkStart w:id="945" w:name="OLE_LINK117"/>
            <w:bookmarkStart w:id="946"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944"/>
            <w:bookmarkEnd w:id="945"/>
            <w:bookmarkEnd w:id="946"/>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341A1863" w:rsidR="00171765" w:rsidRPr="00525F22" w:rsidRDefault="0085578E" w:rsidP="00171765">
            <w:pPr>
              <w:rPr>
                <w:rFonts w:cs="Arial"/>
              </w:rPr>
            </w:pPr>
            <w:r>
              <w:rPr>
                <w:rFonts w:cs="Arial"/>
              </w:rPr>
              <w:t>Структура п.2.3</w:t>
            </w:r>
            <w:r w:rsidR="00171765">
              <w:rPr>
                <w:rFonts w:cs="Arial"/>
              </w:rPr>
              <w:t>.1.1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r>
              <w:rPr>
                <w:rFonts w:cs="Arial"/>
                <w:lang w:val="en-US"/>
              </w:rPr>
              <w:t>fp</w:t>
            </w:r>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r>
              <w:rPr>
                <w:rFonts w:cs="Arial"/>
                <w:lang w:val="en-US"/>
              </w:rPr>
              <w:t>callbackUrl</w:t>
            </w:r>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CF1D55" w:rsidRDefault="00171765" w:rsidP="00171765">
      <w:pPr>
        <w:rPr>
          <w:lang w:val="en-US"/>
        </w:rPr>
      </w:pPr>
      <w:bookmarkStart w:id="947" w:name="_Hlk77695558"/>
      <w:r w:rsidRPr="00817738">
        <w:t>Пример</w:t>
      </w:r>
      <w:r w:rsidRPr="00CF1D55">
        <w:rPr>
          <w:lang w:val="en-US"/>
        </w:rPr>
        <w:t xml:space="preserve"> </w:t>
      </w:r>
      <w:r>
        <w:t>ответа</w:t>
      </w:r>
      <w:r w:rsidRPr="00CF1D55">
        <w:rPr>
          <w:lang w:val="en-US"/>
        </w:rPr>
        <w:t>:</w:t>
      </w:r>
    </w:p>
    <w:p w14:paraId="279C94E7" w14:textId="77777777" w:rsidR="00171765" w:rsidRPr="00CF1D55" w:rsidRDefault="00171765" w:rsidP="00171765">
      <w:pPr>
        <w:rPr>
          <w:rFonts w:cs="Arial"/>
          <w:lang w:val="en-US"/>
        </w:rPr>
      </w:pPr>
    </w:p>
    <w:p w14:paraId="3D0934C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bookmarkEnd w:id="947"/>
    </w:p>
    <w:p w14:paraId="253AFF2D"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id</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635C3A5C"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deviceSN</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6437D388"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deviceRN</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CBAE8C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fsNumber</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3980714F"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sidRPr="008F5442">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sidRPr="008F5442">
        <w:rPr>
          <w:rFonts w:ascii="Consolas" w:hAnsi="Consolas" w:cs="Consolas"/>
          <w:color w:val="DFAF8F"/>
          <w:sz w:val="18"/>
          <w:szCs w:val="18"/>
        </w:rPr>
        <w:t>ОФД</w:t>
      </w:r>
      <w:r w:rsidRPr="00CF1D55">
        <w:rPr>
          <w:rFonts w:ascii="Consolas" w:hAnsi="Consolas" w:cs="Consolas"/>
          <w:color w:val="DFAF8F"/>
          <w:sz w:val="18"/>
          <w:szCs w:val="18"/>
          <w:lang w:val="en-US"/>
        </w:rPr>
        <w:t>-</w:t>
      </w:r>
      <w:r w:rsidRPr="008F5442">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ofdWebsite</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ofdinn</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fnsWebsite</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companyINN</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companyName</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documentNumber</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shiftNumber</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documentIndex</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processedAt</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content</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correctionType</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type</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description</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causeDocumentDate</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causeDocumentNumber</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totalSum</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cashSum</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eCashSum</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prepaymentSum</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postpaymentSum</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otherPaymentTypeSum</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gramStart"/>
      <w:r w:rsidRPr="00115D23">
        <w:rPr>
          <w:rFonts w:ascii="Consolas" w:hAnsi="Consolas" w:cs="Consolas"/>
          <w:color w:val="8ACCCF"/>
          <w:sz w:val="18"/>
          <w:szCs w:val="18"/>
          <w:lang w:val="en-US"/>
        </w:rPr>
        <w:t>taxationSystem</w:t>
      </w:r>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gramStart"/>
      <w:r w:rsidRPr="00115D23">
        <w:rPr>
          <w:rFonts w:ascii="Consolas" w:hAnsi="Consolas" w:cs="Consolas"/>
          <w:color w:val="8ACCCF"/>
          <w:sz w:val="18"/>
          <w:szCs w:val="18"/>
          <w:lang w:val="en-US"/>
        </w:rPr>
        <w:t>change</w:t>
      </w:r>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gramStart"/>
      <w:r w:rsidRPr="00115D23">
        <w:rPr>
          <w:rFonts w:ascii="Consolas" w:hAnsi="Consolas" w:cs="Consolas"/>
          <w:color w:val="8ACCCF"/>
          <w:sz w:val="18"/>
          <w:szCs w:val="18"/>
          <w:lang w:val="en-US"/>
        </w:rPr>
        <w:t>fp</w:t>
      </w:r>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948" w:name="_Toc27489473"/>
      <w:bookmarkStart w:id="949" w:name="_Toc63432919"/>
      <w:bookmarkStart w:id="950" w:name="_Toc80026498"/>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948"/>
      <w:bookmarkEnd w:id="949"/>
      <w:bookmarkEnd w:id="950"/>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951" w:name="OLE_LINK468"/>
      <w:r>
        <w:rPr>
          <w:rFonts w:cs="Arial"/>
          <w:b/>
          <w:lang w:val="en-US"/>
        </w:rPr>
        <w:t>devices/status/{inn}/{group_name}</w:t>
      </w:r>
      <w:bookmarkEnd w:id="951"/>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proofErr w:type="gramStart"/>
      <w:r w:rsidRPr="000C255B">
        <w:rPr>
          <w:rFonts w:cs="Arial"/>
          <w:b/>
        </w:rPr>
        <w:t>{</w:t>
      </w:r>
      <w:r w:rsidRPr="00233398">
        <w:rPr>
          <w:rFonts w:cs="Arial"/>
          <w:b/>
        </w:rPr>
        <w:t xml:space="preserve"> </w:t>
      </w:r>
      <w:r>
        <w:rPr>
          <w:rFonts w:cs="Arial"/>
          <w:b/>
          <w:lang w:val="en-US"/>
        </w:rPr>
        <w:t>group</w:t>
      </w:r>
      <w:proofErr w:type="gramEnd"/>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952" w:name="_Toc27489474"/>
      <w:bookmarkStart w:id="953" w:name="_Toc63432920"/>
      <w:bookmarkStart w:id="954" w:name="_Toc80026499"/>
      <w:r>
        <w:rPr>
          <w:lang w:val="en-US"/>
        </w:rPr>
        <w:t>2.</w:t>
      </w:r>
      <w:r>
        <w:t>5</w:t>
      </w:r>
      <w:r>
        <w:rPr>
          <w:lang w:val="en-US"/>
        </w:rPr>
        <w:t xml:space="preserve">.1 </w:t>
      </w:r>
      <w:r>
        <w:t>Тело ответа</w:t>
      </w:r>
      <w:bookmarkEnd w:id="952"/>
      <w:bookmarkEnd w:id="953"/>
      <w:bookmarkEnd w:id="954"/>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955" w:name="_Toc27489475"/>
      <w:bookmarkStart w:id="956" w:name="_Toc80026500"/>
      <w:r w:rsidRPr="00233398">
        <w:t>2.</w:t>
      </w:r>
      <w:r>
        <w:t>5</w:t>
      </w:r>
      <w:r w:rsidRPr="00233398">
        <w:t>.1</w:t>
      </w:r>
      <w:r>
        <w:t>.1</w:t>
      </w:r>
      <w:r w:rsidRPr="00233398">
        <w:t xml:space="preserve"> </w:t>
      </w:r>
      <w:r>
        <w:t>Структура объекта информация об устройстве</w:t>
      </w:r>
      <w:bookmarkEnd w:id="955"/>
      <w:bookmarkEnd w:id="956"/>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77777777" w:rsidR="00D3414D" w:rsidRDefault="00D3414D" w:rsidP="00171765">
            <w:pPr>
              <w:rPr>
                <w:rFonts w:cs="Arial"/>
                <w:lang w:val="en-US"/>
              </w:rPr>
            </w:pPr>
            <w:r>
              <w:rPr>
                <w:rFonts w:cs="Arial"/>
                <w:lang w:val="en-US"/>
              </w:rPr>
              <w:t>d</w:t>
            </w:r>
            <w:r w:rsidRPr="00D71290">
              <w:rPr>
                <w:rFonts w:cs="Arial"/>
              </w:rPr>
              <w:t>eviceSN</w:t>
            </w:r>
          </w:p>
        </w:tc>
        <w:tc>
          <w:tcPr>
            <w:tcW w:w="4610" w:type="dxa"/>
          </w:tcPr>
          <w:p w14:paraId="37371BAC" w14:textId="77777777" w:rsidR="00D3414D" w:rsidRPr="00B51814" w:rsidRDefault="00D3414D" w:rsidP="00171765">
            <w:pPr>
              <w:rPr>
                <w:rFonts w:cs="Arial"/>
                <w:lang w:val="en-US"/>
              </w:rPr>
            </w:pPr>
            <w:r>
              <w:rPr>
                <w:rFonts w:cs="Arial"/>
              </w:rPr>
              <w:t>Заводской номер устройства</w:t>
            </w:r>
          </w:p>
        </w:tc>
        <w:tc>
          <w:tcPr>
            <w:tcW w:w="2889" w:type="dxa"/>
          </w:tcPr>
          <w:p w14:paraId="582D788A" w14:textId="77777777" w:rsidR="00D3414D" w:rsidRDefault="00D3414D" w:rsidP="00171765">
            <w:pPr>
              <w:rPr>
                <w:rFonts w:cs="Arial"/>
              </w:rPr>
            </w:pPr>
            <w:r>
              <w:rPr>
                <w:rFonts w:cs="Arial"/>
              </w:rPr>
              <w:t>Строка до 20 символов</w:t>
            </w:r>
          </w:p>
        </w:tc>
        <w:tc>
          <w:tcPr>
            <w:tcW w:w="2889" w:type="dxa"/>
          </w:tcPr>
          <w:p w14:paraId="169B5D06" w14:textId="03932E5D" w:rsidR="00D3414D" w:rsidRDefault="00D3414D" w:rsidP="00171765">
            <w:pPr>
              <w:rPr>
                <w:rFonts w:cs="Arial"/>
              </w:rPr>
            </w:pPr>
            <w:r>
              <w:rPr>
                <w:rFonts w:cs="Arial"/>
              </w:rPr>
              <w:t>обязательное поле</w:t>
            </w:r>
          </w:p>
        </w:tc>
      </w:tr>
      <w:tr w:rsidR="00D3414D" w14:paraId="63B91E56" w14:textId="614C7C5B" w:rsidTr="00D3414D">
        <w:tc>
          <w:tcPr>
            <w:tcW w:w="2784" w:type="dxa"/>
          </w:tcPr>
          <w:p w14:paraId="46731C98" w14:textId="77777777" w:rsidR="00D3414D" w:rsidRPr="00D71290" w:rsidRDefault="00D3414D" w:rsidP="00171765">
            <w:pPr>
              <w:rPr>
                <w:rFonts w:cs="Arial"/>
              </w:rPr>
            </w:pPr>
            <w:r>
              <w:rPr>
                <w:rFonts w:cs="Arial"/>
                <w:lang w:val="en-US"/>
              </w:rPr>
              <w:t>fs</w:t>
            </w:r>
            <w:r w:rsidRPr="00D71290">
              <w:rPr>
                <w:rFonts w:cs="Arial"/>
              </w:rPr>
              <w:t>Number</w:t>
            </w:r>
          </w:p>
        </w:tc>
        <w:tc>
          <w:tcPr>
            <w:tcW w:w="4610" w:type="dxa"/>
          </w:tcPr>
          <w:p w14:paraId="491CC929" w14:textId="77777777" w:rsidR="00D3414D" w:rsidRDefault="00D3414D" w:rsidP="00171765">
            <w:pPr>
              <w:rPr>
                <w:rFonts w:cs="Arial"/>
              </w:rPr>
            </w:pPr>
            <w:r>
              <w:rPr>
                <w:rFonts w:cs="Arial"/>
              </w:rPr>
              <w:t>Номер фискального накопителя</w:t>
            </w:r>
          </w:p>
        </w:tc>
        <w:tc>
          <w:tcPr>
            <w:tcW w:w="2889" w:type="dxa"/>
          </w:tcPr>
          <w:p w14:paraId="705E10D8" w14:textId="33191E64" w:rsidR="00D3414D" w:rsidRDefault="00D3414D" w:rsidP="00D3414D">
            <w:pPr>
              <w:rPr>
                <w:rFonts w:cs="Arial"/>
              </w:rPr>
            </w:pPr>
            <w:r>
              <w:rPr>
                <w:rFonts w:cs="Arial"/>
              </w:rPr>
              <w:t xml:space="preserve">Строка 16 символов, </w:t>
            </w:r>
          </w:p>
        </w:tc>
        <w:tc>
          <w:tcPr>
            <w:tcW w:w="2889" w:type="dxa"/>
          </w:tcPr>
          <w:p w14:paraId="4E4B8C58" w14:textId="2345B273" w:rsidR="00D3414D" w:rsidRDefault="00D3414D" w:rsidP="00171765">
            <w:pPr>
              <w:rPr>
                <w:rFonts w:cs="Arial"/>
              </w:rPr>
            </w:pPr>
            <w:r>
              <w:rPr>
                <w:rFonts w:cs="Arial"/>
              </w:rPr>
              <w:t>обязательное поле</w:t>
            </w:r>
          </w:p>
        </w:tc>
      </w:tr>
      <w:tr w:rsidR="00D3414D" w14:paraId="361F86E2" w14:textId="4353EB47" w:rsidTr="00D3414D">
        <w:tc>
          <w:tcPr>
            <w:tcW w:w="2784" w:type="dxa"/>
          </w:tcPr>
          <w:p w14:paraId="4FCDAA6C" w14:textId="77777777" w:rsidR="00D3414D" w:rsidRPr="00D71290" w:rsidRDefault="00D3414D" w:rsidP="00171765">
            <w:pPr>
              <w:rPr>
                <w:rFonts w:cs="Arial"/>
              </w:rPr>
            </w:pPr>
            <w:r>
              <w:rPr>
                <w:rFonts w:cs="Arial"/>
                <w:lang w:val="en-US"/>
              </w:rPr>
              <w:t>ofd</w:t>
            </w:r>
            <w:r w:rsidRPr="00D71290">
              <w:rPr>
                <w:rFonts w:cs="Arial"/>
              </w:rPr>
              <w:t>Name</w:t>
            </w:r>
          </w:p>
        </w:tc>
        <w:tc>
          <w:tcPr>
            <w:tcW w:w="4610" w:type="dxa"/>
          </w:tcPr>
          <w:p w14:paraId="200FE1A1" w14:textId="77777777" w:rsidR="00D3414D" w:rsidRPr="00D71290" w:rsidRDefault="00D3414D" w:rsidP="00171765">
            <w:pPr>
              <w:rPr>
                <w:rFonts w:cs="Arial"/>
              </w:rPr>
            </w:pPr>
            <w:r>
              <w:rPr>
                <w:rFonts w:cs="Arial"/>
              </w:rPr>
              <w:t>Наименование ОФД</w:t>
            </w:r>
          </w:p>
        </w:tc>
        <w:tc>
          <w:tcPr>
            <w:tcW w:w="2889" w:type="dxa"/>
          </w:tcPr>
          <w:p w14:paraId="1C4FA2A6" w14:textId="65AFA9BC" w:rsidR="00D3414D" w:rsidRDefault="00D3414D" w:rsidP="00D3414D">
            <w:pPr>
              <w:rPr>
                <w:rFonts w:cs="Arial"/>
              </w:rPr>
            </w:pPr>
            <w:r>
              <w:rPr>
                <w:rFonts w:cs="Arial"/>
              </w:rPr>
              <w:t xml:space="preserve">Строка до 256 символов, </w:t>
            </w:r>
          </w:p>
        </w:tc>
        <w:tc>
          <w:tcPr>
            <w:tcW w:w="2889" w:type="dxa"/>
          </w:tcPr>
          <w:p w14:paraId="0575DE6F" w14:textId="006AD871" w:rsidR="00D3414D" w:rsidRDefault="00D3414D" w:rsidP="00171765">
            <w:pPr>
              <w:rPr>
                <w:rFonts w:cs="Arial"/>
              </w:rPr>
            </w:pPr>
            <w:r>
              <w:rPr>
                <w:rFonts w:cs="Arial"/>
              </w:rPr>
              <w:t>необязательное поле</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r>
              <w:rPr>
                <w:rFonts w:cs="Arial"/>
                <w:lang w:val="en-US"/>
              </w:rPr>
              <w:t>odfAddress</w:t>
            </w:r>
          </w:p>
        </w:tc>
        <w:tc>
          <w:tcPr>
            <w:tcW w:w="4610" w:type="dxa"/>
          </w:tcPr>
          <w:p w14:paraId="26EAF847" w14:textId="77777777" w:rsidR="00D3414D" w:rsidRPr="00B51814" w:rsidRDefault="00D3414D"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1F0F6F1C" w:rsidR="00D3414D" w:rsidRDefault="00D3414D" w:rsidP="00D3414D">
            <w:pPr>
              <w:rPr>
                <w:rFonts w:cs="Arial"/>
              </w:rPr>
            </w:pPr>
            <w:r>
              <w:rPr>
                <w:rFonts w:cs="Arial"/>
              </w:rPr>
              <w:t xml:space="preserve">Строка до 64 символов, </w:t>
            </w:r>
          </w:p>
        </w:tc>
        <w:tc>
          <w:tcPr>
            <w:tcW w:w="2889" w:type="dxa"/>
          </w:tcPr>
          <w:p w14:paraId="40BA4F72" w14:textId="1DFE1EA6" w:rsidR="00D3414D" w:rsidRDefault="00D3414D" w:rsidP="00171765">
            <w:pPr>
              <w:rPr>
                <w:rFonts w:cs="Arial"/>
              </w:rPr>
            </w:pPr>
            <w:r>
              <w:rPr>
                <w:rFonts w:cs="Arial"/>
              </w:rPr>
              <w:t>необязательное поле</w:t>
            </w:r>
          </w:p>
        </w:tc>
      </w:tr>
      <w:tr w:rsidR="00D3414D" w14:paraId="2ECEAF5F" w14:textId="46869FA1" w:rsidTr="00D3414D">
        <w:tc>
          <w:tcPr>
            <w:tcW w:w="2784" w:type="dxa"/>
          </w:tcPr>
          <w:p w14:paraId="30D504D2" w14:textId="77777777" w:rsidR="00D3414D" w:rsidRPr="00BD1139" w:rsidRDefault="00D3414D" w:rsidP="00171765">
            <w:pPr>
              <w:rPr>
                <w:rFonts w:cs="Arial"/>
                <w:lang w:val="en-US"/>
              </w:rPr>
            </w:pPr>
            <w:bookmarkStart w:id="957" w:name="OLE_LINK441"/>
            <w:r>
              <w:rPr>
                <w:rFonts w:cs="Arial"/>
                <w:lang w:val="en-US"/>
              </w:rPr>
              <w:t>unsentD</w:t>
            </w:r>
            <w:r w:rsidRPr="009E5A50">
              <w:rPr>
                <w:rFonts w:cs="Arial"/>
              </w:rPr>
              <w:t>ocument</w:t>
            </w:r>
            <w:r>
              <w:rPr>
                <w:rFonts w:cs="Arial"/>
                <w:lang w:val="en-US"/>
              </w:rPr>
              <w:t>sCount</w:t>
            </w:r>
            <w:bookmarkEnd w:id="957"/>
          </w:p>
        </w:tc>
        <w:tc>
          <w:tcPr>
            <w:tcW w:w="4610" w:type="dxa"/>
          </w:tcPr>
          <w:p w14:paraId="7726B498" w14:textId="77777777" w:rsidR="00D3414D" w:rsidRDefault="00D3414D"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D3414D" w:rsidRDefault="00D3414D" w:rsidP="00171765">
            <w:pPr>
              <w:rPr>
                <w:rFonts w:cs="Arial"/>
              </w:rPr>
            </w:pPr>
            <w:r>
              <w:rPr>
                <w:rFonts w:cs="Arial"/>
              </w:rPr>
              <w:t>Число</w:t>
            </w:r>
          </w:p>
        </w:tc>
        <w:tc>
          <w:tcPr>
            <w:tcW w:w="2889" w:type="dxa"/>
          </w:tcPr>
          <w:p w14:paraId="35A6CDD0" w14:textId="4066640D" w:rsidR="00D3414D" w:rsidRDefault="00D3414D" w:rsidP="00171765">
            <w:pPr>
              <w:rPr>
                <w:rFonts w:cs="Arial"/>
              </w:rPr>
            </w:pPr>
            <w:r>
              <w:rPr>
                <w:rFonts w:cs="Arial"/>
              </w:rPr>
              <w:t>обязательное поле</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958" w:name="OLE_LINK442"/>
            <w:r>
              <w:rPr>
                <w:rFonts w:cs="Arial"/>
                <w:lang w:val="en-US"/>
              </w:rPr>
              <w:t>firstUnsentDocumentDate</w:t>
            </w:r>
            <w:bookmarkEnd w:id="958"/>
          </w:p>
        </w:tc>
        <w:tc>
          <w:tcPr>
            <w:tcW w:w="4610" w:type="dxa"/>
          </w:tcPr>
          <w:p w14:paraId="5E4E7A4B" w14:textId="77777777" w:rsidR="00D3414D" w:rsidRDefault="00D3414D" w:rsidP="00171765">
            <w:pPr>
              <w:rPr>
                <w:rFonts w:cs="Arial"/>
              </w:rPr>
            </w:pPr>
            <w:r>
              <w:rPr>
                <w:rFonts w:cs="Arial"/>
              </w:rPr>
              <w:t>Дата и время создания первого неотправленного документа</w:t>
            </w:r>
          </w:p>
        </w:tc>
        <w:tc>
          <w:tcPr>
            <w:tcW w:w="2889" w:type="dxa"/>
          </w:tcPr>
          <w:p w14:paraId="03B67574" w14:textId="2E264889"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39B537C6" w14:textId="38EA979B" w:rsidR="00D3414D" w:rsidRPr="008F4F86" w:rsidRDefault="00D3414D" w:rsidP="00171765">
            <w:pPr>
              <w:rPr>
                <w:rFonts w:cs="Arial"/>
              </w:rPr>
            </w:pPr>
            <w:r>
              <w:rPr>
                <w:rFonts w:cs="Arial"/>
              </w:rPr>
              <w:t>необязательное поле</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959" w:name="OLE_LINK466"/>
            <w:r>
              <w:rPr>
                <w:rFonts w:cs="Arial"/>
                <w:lang w:val="en-US"/>
              </w:rPr>
              <w:lastRenderedPageBreak/>
              <w:t>fsDocumentsCount</w:t>
            </w:r>
            <w:bookmarkEnd w:id="959"/>
          </w:p>
        </w:tc>
        <w:tc>
          <w:tcPr>
            <w:tcW w:w="4610" w:type="dxa"/>
          </w:tcPr>
          <w:p w14:paraId="30282A7D" w14:textId="77777777" w:rsidR="00D3414D" w:rsidRDefault="00D3414D"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D3414D" w:rsidRPr="00CE2490" w:rsidRDefault="00D3414D" w:rsidP="00171765">
            <w:pPr>
              <w:rPr>
                <w:rFonts w:cs="Arial"/>
              </w:rPr>
            </w:pPr>
            <w:r>
              <w:rPr>
                <w:rFonts w:cs="Arial"/>
              </w:rPr>
              <w:t>Число</w:t>
            </w:r>
          </w:p>
        </w:tc>
        <w:tc>
          <w:tcPr>
            <w:tcW w:w="2889" w:type="dxa"/>
          </w:tcPr>
          <w:p w14:paraId="6A5AC174" w14:textId="1DD34608" w:rsidR="00D3414D" w:rsidRDefault="00D3414D" w:rsidP="00171765">
            <w:pPr>
              <w:rPr>
                <w:rFonts w:cs="Arial"/>
              </w:rPr>
            </w:pPr>
            <w:r>
              <w:rPr>
                <w:rFonts w:cs="Arial"/>
              </w:rPr>
              <w:t>обязательное поле</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960" w:name="OLE_LINK467"/>
            <w:r>
              <w:rPr>
                <w:rFonts w:cs="Arial"/>
                <w:lang w:val="en-US"/>
              </w:rPr>
              <w:t>fsExpirationDate</w:t>
            </w:r>
            <w:bookmarkEnd w:id="960"/>
          </w:p>
        </w:tc>
        <w:tc>
          <w:tcPr>
            <w:tcW w:w="4610" w:type="dxa"/>
          </w:tcPr>
          <w:p w14:paraId="646F0AAC" w14:textId="77777777" w:rsidR="00D3414D" w:rsidRPr="00E31914" w:rsidRDefault="00D3414D" w:rsidP="00171765">
            <w:pPr>
              <w:rPr>
                <w:rFonts w:cs="Arial"/>
              </w:rPr>
            </w:pPr>
            <w:r>
              <w:rPr>
                <w:rFonts w:cs="Arial"/>
              </w:rPr>
              <w:t>С</w:t>
            </w:r>
            <w:r w:rsidRPr="00BD1139">
              <w:rPr>
                <w:rFonts w:cs="Arial"/>
              </w:rPr>
              <w:t>рок конца действия ФН</w:t>
            </w:r>
          </w:p>
        </w:tc>
        <w:tc>
          <w:tcPr>
            <w:tcW w:w="2889" w:type="dxa"/>
          </w:tcPr>
          <w:p w14:paraId="12F947A5" w14:textId="0DB96E90"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756BC74C" w14:textId="1AC6D75C" w:rsidR="00D3414D" w:rsidRPr="008F4F86" w:rsidRDefault="00D3414D" w:rsidP="00171765">
            <w:pPr>
              <w:rPr>
                <w:rFonts w:cs="Arial"/>
              </w:rPr>
            </w:pPr>
            <w:r>
              <w:rPr>
                <w:rFonts w:cs="Arial"/>
              </w:rPr>
              <w:t>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961" w:name="_Toc27489476"/>
      <w:bookmarkStart w:id="962" w:name="_Toc63432921"/>
      <w:bookmarkStart w:id="963" w:name="_Toc80026501"/>
      <w:r>
        <w:t>2.5.</w:t>
      </w:r>
      <w:r w:rsidRPr="005560E2">
        <w:t>2</w:t>
      </w:r>
      <w:r>
        <w:t xml:space="preserve"> Тело ответа с ошибками обработки запроса</w:t>
      </w:r>
      <w:bookmarkEnd w:id="961"/>
      <w:bookmarkEnd w:id="962"/>
      <w:bookmarkEnd w:id="963"/>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"devices"</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"deviceSN"</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"fsNumber"</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"ofdName"</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ofdAddress</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unsentDocumentsCount</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firstUnsentDocumentDate</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fsDocumentsCount</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fsExpirationDate</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deviceSN</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fsNumber</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ofdName</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ofdAddress</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unsentDocumentsCount</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firstUnsentDocumentDate</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fsDocumentsCount</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fsExpirationDate</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7E0478"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lang w:val="en-US"/>
        </w:rPr>
        <w:t>    </w:t>
      </w:r>
      <w:r w:rsidRPr="007E0478">
        <w:rPr>
          <w:rFonts w:ascii="Courier New" w:eastAsia="Times New Roman" w:hAnsi="Courier New" w:cs="Courier New"/>
          <w:color w:val="DFDFBF"/>
          <w:sz w:val="20"/>
          <w:szCs w:val="20"/>
        </w:rPr>
        <w:t>}</w:t>
      </w:r>
    </w:p>
    <w:p w14:paraId="2C6CEC9B" w14:textId="77777777" w:rsidR="00171765" w:rsidRPr="007E0478"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lang w:val="en-US"/>
        </w:rPr>
        <w:t>  </w:t>
      </w:r>
      <w:r w:rsidRPr="007E0478">
        <w:rPr>
          <w:rFonts w:ascii="Courier New" w:eastAsia="Times New Roman" w:hAnsi="Courier New" w:cs="Courier New"/>
          <w:color w:val="DFDFBF"/>
          <w:sz w:val="20"/>
          <w:szCs w:val="20"/>
        </w:rPr>
        <w:t>]</w:t>
      </w:r>
    </w:p>
    <w:p w14:paraId="69BDB82B" w14:textId="77777777" w:rsidR="00171765" w:rsidRPr="007E0478"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E0478">
        <w:rPr>
          <w:rFonts w:ascii="Courier New" w:eastAsia="Times New Roman" w:hAnsi="Courier New" w:cs="Courier New"/>
          <w:color w:val="DFDFBF"/>
          <w:sz w:val="20"/>
          <w:szCs w:val="20"/>
        </w:rPr>
        <w:t>}</w:t>
      </w:r>
    </w:p>
    <w:p w14:paraId="2E4F3CDD" w14:textId="5B4E30E4" w:rsidR="00171765" w:rsidRPr="007E0478" w:rsidRDefault="00171765" w:rsidP="00171765">
      <w:pPr>
        <w:rPr>
          <w:rFonts w:ascii="Consolas" w:hAnsi="Consolas" w:cs="Consolas"/>
          <w:color w:val="000000"/>
          <w:sz w:val="19"/>
          <w:szCs w:val="19"/>
        </w:rPr>
      </w:pPr>
      <w:r w:rsidRPr="007E0478">
        <w:rPr>
          <w:rFonts w:ascii="Consolas" w:hAnsi="Consolas" w:cs="Consolas"/>
          <w:color w:val="000000"/>
          <w:sz w:val="19"/>
          <w:szCs w:val="19"/>
        </w:rPr>
        <w:t xml:space="preserve"> </w:t>
      </w:r>
      <w:r w:rsidRPr="007E0478">
        <w:rPr>
          <w:rFonts w:ascii="Consolas" w:hAnsi="Consolas" w:cs="Consolas"/>
          <w:color w:val="000000"/>
          <w:sz w:val="19"/>
          <w:szCs w:val="19"/>
        </w:rPr>
        <w:br w:type="page"/>
      </w:r>
    </w:p>
    <w:p w14:paraId="033EDE29" w14:textId="77777777" w:rsidR="00EE49C2" w:rsidRPr="007E0478" w:rsidRDefault="00EE49C2" w:rsidP="00EE49C2">
      <w:pPr>
        <w:pStyle w:val="2"/>
      </w:pPr>
      <w:bookmarkStart w:id="964" w:name="_Toc39619191"/>
      <w:bookmarkStart w:id="965" w:name="_Toc80026502"/>
      <w:r w:rsidRPr="007E0478">
        <w:lastRenderedPageBreak/>
        <w:t xml:space="preserve">2.6 </w:t>
      </w:r>
      <w:r>
        <w:t>Проверка</w:t>
      </w:r>
      <w:r w:rsidRPr="007E0478">
        <w:t xml:space="preserve"> </w:t>
      </w:r>
      <w:r>
        <w:t>параметров</w:t>
      </w:r>
      <w:r w:rsidRPr="007E0478">
        <w:t xml:space="preserve"> </w:t>
      </w:r>
      <w:r>
        <w:t>доступа</w:t>
      </w:r>
      <w:bookmarkEnd w:id="964"/>
      <w:bookmarkEnd w:id="965"/>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966" w:name="_Toc39619192"/>
      <w:bookmarkStart w:id="967" w:name="_Toc80026503"/>
      <w:r>
        <w:t>2.6.1 Тело запроса</w:t>
      </w:r>
      <w:bookmarkEnd w:id="966"/>
      <w:bookmarkEnd w:id="967"/>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ИНН организации, для которой пробивается чек</w:t>
            </w:r>
          </w:p>
        </w:tc>
        <w:tc>
          <w:tcPr>
            <w:tcW w:w="3118" w:type="dxa"/>
          </w:tcPr>
          <w:p w14:paraId="7976CD66" w14:textId="4F136E94" w:rsidR="00D3414D" w:rsidRDefault="00D3414D" w:rsidP="00D3414D">
            <w:pPr>
              <w:rPr>
                <w:rFonts w:cs="Arial"/>
              </w:rPr>
            </w:pPr>
            <w:r>
              <w:rPr>
                <w:rFonts w:cs="Arial"/>
              </w:rPr>
              <w:t>Строка</w:t>
            </w:r>
            <w:r w:rsidRPr="0000532B">
              <w:rPr>
                <w:rFonts w:cs="Arial"/>
              </w:rPr>
              <w:t xml:space="preserve"> 10 </w:t>
            </w:r>
            <w:r>
              <w:rPr>
                <w:rFonts w:cs="Arial"/>
              </w:rPr>
              <w:t xml:space="preserve">или 12 символов. </w:t>
            </w:r>
          </w:p>
        </w:tc>
        <w:tc>
          <w:tcPr>
            <w:tcW w:w="3118" w:type="dxa"/>
          </w:tcPr>
          <w:p w14:paraId="02104669" w14:textId="0059E0BB" w:rsidR="00D3414D" w:rsidRDefault="00D3414D" w:rsidP="00F879F2">
            <w:pPr>
              <w:rPr>
                <w:rFonts w:cs="Arial"/>
              </w:rPr>
            </w:pPr>
            <w:r>
              <w:rPr>
                <w:rFonts w:cs="Arial"/>
              </w:rPr>
              <w:t>Параметр обязательный.</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Группа устройств, с помощью которых будет пробит чек</w:t>
            </w:r>
          </w:p>
        </w:tc>
        <w:tc>
          <w:tcPr>
            <w:tcW w:w="3118" w:type="dxa"/>
          </w:tcPr>
          <w:p w14:paraId="6FBE6578" w14:textId="77777777" w:rsidR="00D3414D" w:rsidRPr="00E41E42" w:rsidRDefault="00D3414D" w:rsidP="00F879F2">
            <w:pPr>
              <w:rPr>
                <w:rFonts w:cs="Arial"/>
              </w:rPr>
            </w:pPr>
            <w:r>
              <w:rPr>
                <w:rFonts w:cs="Arial"/>
              </w:rPr>
              <w:t xml:space="preserve">Строка от 1 до 32 символов или </w:t>
            </w:r>
            <w:r>
              <w:rPr>
                <w:rFonts w:cs="Arial"/>
                <w:lang w:val="en-US"/>
              </w:rPr>
              <w:t>null</w:t>
            </w:r>
          </w:p>
        </w:tc>
        <w:tc>
          <w:tcPr>
            <w:tcW w:w="3118" w:type="dxa"/>
          </w:tcPr>
          <w:p w14:paraId="0942901F" w14:textId="130F1179" w:rsidR="00D3414D" w:rsidRDefault="00D3414D" w:rsidP="00F879F2">
            <w:pPr>
              <w:rPr>
                <w:rFonts w:cs="Arial"/>
              </w:rPr>
            </w:pPr>
            <w:r>
              <w:rPr>
                <w:rFonts w:cs="Arial"/>
              </w:rPr>
              <w:t>Параметр обязательный.</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5921A03A" w14:textId="441E0786" w:rsidR="00D3414D" w:rsidRPr="00115D23" w:rsidRDefault="00D3414D" w:rsidP="00D3414D">
            <w:pPr>
              <w:rPr>
                <w:rFonts w:cs="Arial"/>
              </w:rPr>
            </w:pPr>
            <w:r>
              <w:rPr>
                <w:rFonts w:cs="Arial"/>
              </w:rPr>
              <w:t xml:space="preserve">Строка от 1 до 32 символов. </w:t>
            </w:r>
          </w:p>
        </w:tc>
        <w:tc>
          <w:tcPr>
            <w:tcW w:w="3118" w:type="dxa"/>
          </w:tcPr>
          <w:p w14:paraId="5D022D5D" w14:textId="01AA610D" w:rsidR="00D3414D" w:rsidRDefault="00D3414D" w:rsidP="00F879F2">
            <w:pPr>
              <w:rPr>
                <w:rFonts w:cs="Arial"/>
              </w:rPr>
            </w:pPr>
            <w:r>
              <w:rPr>
                <w:rFonts w:cs="Arial"/>
              </w:rPr>
              <w:t>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968" w:name="_Toc39619193"/>
      <w:bookmarkStart w:id="969" w:name="_Toc80026504"/>
      <w:r>
        <w:t>2.6.</w:t>
      </w:r>
      <w:r w:rsidRPr="005560E2">
        <w:t>2</w:t>
      </w:r>
      <w:r>
        <w:t xml:space="preserve"> Тело ответа с ошибками обработки запроса</w:t>
      </w:r>
      <w:bookmarkEnd w:id="968"/>
      <w:bookmarkEnd w:id="969"/>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43DBB6DA" w14:textId="77777777" w:rsidR="00D3414D" w:rsidRDefault="00D3414D" w:rsidP="00EE49C2"/>
    <w:p w14:paraId="5F029133" w14:textId="77777777" w:rsidR="00D3414D" w:rsidRDefault="00D3414D" w:rsidP="00EE49C2"/>
    <w:p w14:paraId="008940BA" w14:textId="77777777" w:rsidR="00D3414D" w:rsidRDefault="00D3414D" w:rsidP="00EE49C2"/>
    <w:p w14:paraId="5B18AA47" w14:textId="77777777" w:rsidR="00EE49C2" w:rsidRPr="00D3414D" w:rsidRDefault="00EE49C2" w:rsidP="00EE49C2">
      <w:r>
        <w:lastRenderedPageBreak/>
        <w:t>Пример</w:t>
      </w:r>
      <w:r w:rsidRPr="00D3414D">
        <w:t xml:space="preserve"> </w:t>
      </w:r>
      <w:r>
        <w:t>запроса</w:t>
      </w:r>
      <w:r w:rsidRPr="00D3414D">
        <w:t>:</w:t>
      </w:r>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"inn"</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"group"</w:t>
      </w:r>
      <w:r>
        <w:rPr>
          <w:rFonts w:ascii="Consolas" w:hAnsi="Consolas" w:cs="Consolas"/>
          <w:color w:val="DFDFBF"/>
          <w:sz w:val="18"/>
          <w:szCs w:val="18"/>
        </w:rPr>
        <w:t>: </w:t>
      </w:r>
      <w:r>
        <w:rPr>
          <w:rFonts w:ascii="Consolas" w:hAnsi="Consolas" w:cs="Consolas"/>
          <w:color w:val="DFAF8F"/>
          <w:sz w:val="18"/>
          <w:szCs w:val="18"/>
        </w:rPr>
        <w:t>"Main"</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sidRPr="00D3414D">
        <w:rPr>
          <w:rFonts w:ascii="Consolas" w:hAnsi="Consolas" w:cs="Consolas"/>
          <w:color w:val="DFAF8F"/>
          <w:sz w:val="18"/>
          <w:szCs w:val="18"/>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970" w:name="_Toc80026505"/>
      <w:r w:rsidRPr="00391032">
        <w:lastRenderedPageBreak/>
        <w:t>2.</w:t>
      </w:r>
      <w:r>
        <w:t>7</w:t>
      </w:r>
      <w:r w:rsidRPr="00391032">
        <w:t xml:space="preserve"> </w:t>
      </w:r>
      <w:r>
        <w:t>Создания</w:t>
      </w:r>
      <w:r w:rsidRPr="00391032">
        <w:t xml:space="preserve"> </w:t>
      </w:r>
      <w:r>
        <w:t>чека</w:t>
      </w:r>
      <w:r w:rsidRPr="00391032">
        <w:t xml:space="preserve"> </w:t>
      </w:r>
      <w:r>
        <w:t>коррекции ФФД 1.2</w:t>
      </w:r>
      <w:bookmarkEnd w:id="970"/>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З</w:t>
      </w:r>
      <w:r w:rsidRPr="00C16811">
        <w:rPr>
          <w:rFonts w:cs="Arial"/>
        </w:rPr>
        <w:t>апрос</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r w:rsidRPr="004D311A">
        <w:rPr>
          <w:rFonts w:cs="Arial"/>
          <w:b/>
          <w:lang w:val="en-US"/>
        </w:rPr>
        <w:t>api</w:t>
      </w:r>
      <w:r w:rsidRPr="00CE43A2">
        <w:rPr>
          <w:rFonts w:cs="Arial"/>
          <w:b/>
          <w:lang w:val="en-US"/>
        </w:rPr>
        <w:t>/</w:t>
      </w:r>
      <w:r w:rsidRPr="004D311A">
        <w:rPr>
          <w:rFonts w:cs="Arial"/>
          <w:b/>
          <w:lang w:val="en-US"/>
        </w:rPr>
        <w:t>v</w:t>
      </w:r>
      <w:r w:rsidRPr="00CE43A2">
        <w:rPr>
          <w:rFonts w:cs="Arial"/>
          <w:b/>
          <w:lang w:val="en-US"/>
        </w:rPr>
        <w:t>2/</w:t>
      </w:r>
      <w:bookmarkStart w:id="971" w:name="OLE_LINK593"/>
      <w:r w:rsidR="00F5370D">
        <w:rPr>
          <w:rFonts w:cs="Arial"/>
          <w:b/>
          <w:lang w:val="en-US"/>
        </w:rPr>
        <w:t>correction</w:t>
      </w:r>
      <w:r w:rsidR="00F5370D" w:rsidRPr="00CE43A2">
        <w:rPr>
          <w:rFonts w:cs="Arial"/>
          <w:b/>
          <w:lang w:val="en-US"/>
        </w:rPr>
        <w:t>12</w:t>
      </w:r>
      <w:bookmarkEnd w:id="971"/>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972" w:name="_Toc80026506"/>
      <w:r>
        <w:t>2.7.1 Тело запроса</w:t>
      </w:r>
      <w:bookmarkEnd w:id="972"/>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Идентификатор документа</w:t>
            </w:r>
          </w:p>
        </w:tc>
        <w:tc>
          <w:tcPr>
            <w:tcW w:w="2591" w:type="dxa"/>
          </w:tcPr>
          <w:p w14:paraId="25452A8A" w14:textId="5F6BE63D" w:rsidR="00D3414D" w:rsidRDefault="00D3414D"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591" w:type="dxa"/>
          </w:tcPr>
          <w:p w14:paraId="23B95FAF" w14:textId="236F5E00" w:rsidR="00D3414D" w:rsidRDefault="00D3414D" w:rsidP="0084541F">
            <w:pPr>
              <w:rPr>
                <w:rFonts w:cs="Arial"/>
              </w:rPr>
            </w:pPr>
            <w:r>
              <w:rPr>
                <w:rFonts w:cs="Arial"/>
              </w:rPr>
              <w:t>Параметр обязательный.</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ИНН организации, для которой пробивается чек</w:t>
            </w:r>
          </w:p>
        </w:tc>
        <w:tc>
          <w:tcPr>
            <w:tcW w:w="2591" w:type="dxa"/>
          </w:tcPr>
          <w:p w14:paraId="3F2A2473" w14:textId="496C8D59" w:rsidR="00D3414D" w:rsidRDefault="00D3414D"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591" w:type="dxa"/>
          </w:tcPr>
          <w:p w14:paraId="0D173A76" w14:textId="0275D968" w:rsidR="00D3414D" w:rsidRDefault="00D3414D" w:rsidP="0084541F">
            <w:pPr>
              <w:rPr>
                <w:rFonts w:cs="Arial"/>
              </w:rPr>
            </w:pPr>
            <w:r>
              <w:rPr>
                <w:rFonts w:cs="Arial"/>
              </w:rPr>
              <w:t>Параметр обязательный.</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Группа устройств, с помощью которых будет пробит чек</w:t>
            </w:r>
          </w:p>
        </w:tc>
        <w:tc>
          <w:tcPr>
            <w:tcW w:w="2591" w:type="dxa"/>
          </w:tcPr>
          <w:p w14:paraId="3C13857F" w14:textId="64776B58" w:rsidR="00D3414D" w:rsidRPr="00136331" w:rsidRDefault="00D3414D" w:rsidP="00A2661E">
            <w:pPr>
              <w:rPr>
                <w:rFonts w:cs="Arial"/>
              </w:rPr>
            </w:pPr>
            <w:r>
              <w:rPr>
                <w:rFonts w:cs="Arial"/>
              </w:rPr>
              <w:t xml:space="preserve">Строка от 1 до 32 символов или </w:t>
            </w:r>
            <w:r>
              <w:rPr>
                <w:rFonts w:cs="Arial"/>
                <w:lang w:val="en-US"/>
              </w:rPr>
              <w:t>null</w:t>
            </w:r>
            <w:r>
              <w:rPr>
                <w:rFonts w:cs="Arial"/>
              </w:rPr>
              <w:t>.</w:t>
            </w:r>
            <w:r>
              <w:rPr>
                <w:rFonts w:cs="Arial"/>
              </w:rPr>
              <w:br/>
            </w:r>
          </w:p>
        </w:tc>
        <w:tc>
          <w:tcPr>
            <w:tcW w:w="2591" w:type="dxa"/>
          </w:tcPr>
          <w:p w14:paraId="29F4EEB2" w14:textId="7E220F1E" w:rsidR="00D3414D" w:rsidRDefault="00D3414D" w:rsidP="0084541F">
            <w:pPr>
              <w:rPr>
                <w:rFonts w:cs="Arial"/>
              </w:rPr>
            </w:pPr>
            <w:r>
              <w:rPr>
                <w:rFonts w:cs="Arial"/>
              </w:rPr>
              <w:t>Параметр обязательный.</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Содержимое документа</w:t>
            </w:r>
          </w:p>
        </w:tc>
        <w:tc>
          <w:tcPr>
            <w:tcW w:w="2591" w:type="dxa"/>
          </w:tcPr>
          <w:p w14:paraId="5E859D31" w14:textId="3B6CA13F" w:rsidR="00D3414D" w:rsidRPr="00525F22" w:rsidRDefault="00D3414D" w:rsidP="0084541F">
            <w:pPr>
              <w:rPr>
                <w:rFonts w:cs="Arial"/>
              </w:rPr>
            </w:pPr>
            <w:r>
              <w:rPr>
                <w:rFonts w:cs="Arial"/>
              </w:rPr>
              <w:t>Структура п.2.</w:t>
            </w:r>
            <w:r>
              <w:rPr>
                <w:rFonts w:cs="Arial"/>
                <w:lang w:val="en-US"/>
              </w:rPr>
              <w:t>7</w:t>
            </w:r>
            <w:r>
              <w:rPr>
                <w:rFonts w:cs="Arial"/>
              </w:rPr>
              <w:t>.1.1</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591" w:type="dxa"/>
          </w:tcPr>
          <w:p w14:paraId="247C84F4" w14:textId="545DEAE8" w:rsidR="00D3414D" w:rsidRPr="00115D23" w:rsidRDefault="00D3414D" w:rsidP="00A2661E">
            <w:pPr>
              <w:rPr>
                <w:rFonts w:cs="Arial"/>
              </w:rPr>
            </w:pPr>
            <w:r>
              <w:rPr>
                <w:rFonts w:cs="Arial"/>
              </w:rPr>
              <w:t xml:space="preserve">Строка от 1 до 32 символов. </w:t>
            </w:r>
          </w:p>
        </w:tc>
        <w:tc>
          <w:tcPr>
            <w:tcW w:w="2591" w:type="dxa"/>
          </w:tcPr>
          <w:p w14:paraId="74F3FF05" w14:textId="7BAAF5C5" w:rsidR="00D3414D" w:rsidRDefault="00D3414D" w:rsidP="0084541F">
            <w:pPr>
              <w:rPr>
                <w:rFonts w:cs="Arial"/>
              </w:rPr>
            </w:pPr>
            <w:r>
              <w:rPr>
                <w:rFonts w:cs="Arial"/>
              </w:rPr>
              <w:t>Параметр обязательный.</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r>
              <w:rPr>
                <w:rFonts w:cs="Arial"/>
                <w:lang w:val="en-US"/>
              </w:rPr>
              <w:t>callbackUrl</w:t>
            </w:r>
          </w:p>
        </w:tc>
        <w:tc>
          <w:tcPr>
            <w:tcW w:w="5496" w:type="dxa"/>
          </w:tcPr>
          <w:p w14:paraId="3661825D" w14:textId="77777777" w:rsidR="00D3414D" w:rsidRPr="009D7C38" w:rsidRDefault="00D3414D"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591" w:type="dxa"/>
          </w:tcPr>
          <w:p w14:paraId="55D2EBF2" w14:textId="13F6F8F0" w:rsidR="00D3414D" w:rsidRPr="00136331" w:rsidRDefault="00D3414D"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591" w:type="dxa"/>
          </w:tcPr>
          <w:p w14:paraId="30099815" w14:textId="4CDA4552" w:rsidR="00D3414D" w:rsidRDefault="00A2661E" w:rsidP="0084541F">
            <w:pPr>
              <w:rPr>
                <w:rFonts w:cs="Arial"/>
              </w:rPr>
            </w:pPr>
            <w:r>
              <w:rPr>
                <w:rFonts w:cs="Arial"/>
              </w:rPr>
              <w:t>необязательное поле.</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Метаданные запроса</w:t>
            </w:r>
          </w:p>
        </w:tc>
        <w:tc>
          <w:tcPr>
            <w:tcW w:w="2591" w:type="dxa"/>
          </w:tcPr>
          <w:p w14:paraId="2D85CBB9" w14:textId="04B8D0FA" w:rsidR="00D3414D" w:rsidRPr="00136331" w:rsidRDefault="00D3414D"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591" w:type="dxa"/>
          </w:tcPr>
          <w:p w14:paraId="04E1E443" w14:textId="6CA23706" w:rsidR="00D3414D" w:rsidRDefault="00A2661E" w:rsidP="0084541F">
            <w:pPr>
              <w:rPr>
                <w:rFonts w:cs="Arial"/>
              </w:rPr>
            </w:pPr>
            <w:r>
              <w:rPr>
                <w:rFonts w:cs="Arial"/>
              </w:rPr>
              <w:t>необязательное поле.</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r>
              <w:rPr>
                <w:rFonts w:cs="Arial"/>
                <w:lang w:val="en-US"/>
              </w:rPr>
              <w:t>ignoreItemCodeCheck</w:t>
            </w:r>
          </w:p>
        </w:tc>
        <w:tc>
          <w:tcPr>
            <w:tcW w:w="5496" w:type="dxa"/>
          </w:tcPr>
          <w:p w14:paraId="2CB4F1BE" w14:textId="77777777" w:rsidR="00D3414D" w:rsidRDefault="00D3414D" w:rsidP="00DE7DD0">
            <w:pPr>
              <w:rPr>
                <w:rFonts w:cs="Arial"/>
              </w:rPr>
            </w:pPr>
            <w:r>
              <w:rPr>
                <w:rFonts w:cs="Arial"/>
              </w:rPr>
              <w:t>Флаг указывающий стоит ли игнорировать проверку КМ.</w:t>
            </w:r>
          </w:p>
          <w:p w14:paraId="34AAC3C4" w14:textId="77777777" w:rsidR="00D3414D" w:rsidRDefault="00D3414D"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3414D" w:rsidRDefault="00D3414D" w:rsidP="00DE7DD0">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422 Unprocessable Entity</w:t>
            </w:r>
          </w:p>
        </w:tc>
        <w:tc>
          <w:tcPr>
            <w:tcW w:w="2591" w:type="dxa"/>
          </w:tcPr>
          <w:p w14:paraId="25025D66" w14:textId="4135CCBB" w:rsidR="00D3414D" w:rsidRDefault="00D3414D" w:rsidP="00DE7DD0">
            <w:pPr>
              <w:rPr>
                <w:rFonts w:cs="Arial"/>
              </w:rPr>
            </w:pPr>
            <w:r>
              <w:rPr>
                <w:rFonts w:cs="Arial"/>
              </w:rPr>
              <w:t xml:space="preserve">Булевое значение, </w:t>
            </w:r>
          </w:p>
          <w:p w14:paraId="2FDC849C" w14:textId="66C5C6E1" w:rsidR="00D3414D" w:rsidRDefault="00D3414D" w:rsidP="00DE7DD0">
            <w:pPr>
              <w:rPr>
                <w:rFonts w:cs="Arial"/>
              </w:rPr>
            </w:pPr>
            <w:r>
              <w:rPr>
                <w:rFonts w:cs="Arial"/>
              </w:rPr>
              <w:t xml:space="preserve">Значение по умолчанию </w:t>
            </w:r>
            <w:r>
              <w:rPr>
                <w:rFonts w:cs="Arial"/>
                <w:lang w:val="en-US"/>
              </w:rPr>
              <w:t>false</w:t>
            </w:r>
            <w:r w:rsidRPr="00DE7DD0">
              <w:rPr>
                <w:rFonts w:cs="Arial"/>
              </w:rPr>
              <w:t>.</w:t>
            </w:r>
          </w:p>
        </w:tc>
        <w:tc>
          <w:tcPr>
            <w:tcW w:w="2591" w:type="dxa"/>
          </w:tcPr>
          <w:p w14:paraId="0738A71B" w14:textId="2625D206" w:rsidR="00D3414D" w:rsidRDefault="00A2661E" w:rsidP="00DE7DD0">
            <w:pPr>
              <w:rPr>
                <w:rFonts w:cs="Arial"/>
              </w:rPr>
            </w:pPr>
            <w:r>
              <w:rPr>
                <w:rFonts w:cs="Arial"/>
              </w:rPr>
              <w:t>необязательное поле.</w:t>
            </w:r>
          </w:p>
        </w:tc>
      </w:tr>
    </w:tbl>
    <w:p w14:paraId="74E3320F" w14:textId="77777777" w:rsidR="00A70CAC" w:rsidRDefault="00A70CAC" w:rsidP="00A70CAC"/>
    <w:p w14:paraId="4B0465D5" w14:textId="56F51014" w:rsidR="00A70CAC" w:rsidRPr="00C16811" w:rsidRDefault="00A70CAC" w:rsidP="00A70CAC">
      <w:pPr>
        <w:pStyle w:val="4"/>
      </w:pPr>
      <w:bookmarkStart w:id="973" w:name="_Toc80026507"/>
      <w:r>
        <w:rPr>
          <w:rFonts w:cs="Arial"/>
        </w:rPr>
        <w:lastRenderedPageBreak/>
        <w:t>2.</w:t>
      </w:r>
      <w:r w:rsidR="006E0B19">
        <w:rPr>
          <w:rFonts w:cs="Arial"/>
        </w:rPr>
        <w:t>7</w:t>
      </w:r>
      <w:r>
        <w:rPr>
          <w:rFonts w:cs="Arial"/>
        </w:rPr>
        <w:t>.1.1</w:t>
      </w:r>
      <w:r>
        <w:t xml:space="preserve"> Содержимое документа</w:t>
      </w:r>
      <w:bookmarkEnd w:id="973"/>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1E985FA8"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569A7CAF"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50DC9FAA" w14:textId="79D71953" w:rsidR="00A2661E" w:rsidRPr="00627F02" w:rsidRDefault="00A2661E" w:rsidP="0084541F">
            <w:pPr>
              <w:jc w:val="center"/>
              <w:rPr>
                <w:rFonts w:cs="Arial"/>
                <w:b/>
                <w:bCs/>
              </w:rPr>
            </w:pPr>
            <w:r>
              <w:rPr>
                <w:rFonts w:cs="Arial"/>
                <w:b/>
                <w:bCs/>
              </w:rPr>
              <w:t>Обязательность</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r>
              <w:rPr>
                <w:rFonts w:cs="Arial"/>
                <w:lang w:val="en-US"/>
              </w:rPr>
              <w:t>ffdVersion</w:t>
            </w:r>
          </w:p>
        </w:tc>
        <w:tc>
          <w:tcPr>
            <w:tcW w:w="2974" w:type="dxa"/>
          </w:tcPr>
          <w:p w14:paraId="1F66B22B" w14:textId="77777777" w:rsidR="00A2661E" w:rsidRDefault="00A2661E" w:rsidP="00FF3381">
            <w:pPr>
              <w:rPr>
                <w:rFonts w:cs="Arial"/>
              </w:rPr>
            </w:pPr>
            <w:r>
              <w:rPr>
                <w:rFonts w:cs="Arial"/>
              </w:rPr>
              <w:t xml:space="preserve">Номер версии ФФД, </w:t>
            </w:r>
            <w:r w:rsidRPr="00DD04DD">
              <w:rPr>
                <w:rFonts w:cs="Arial"/>
              </w:rPr>
              <w:t>1209</w:t>
            </w:r>
          </w:p>
          <w:p w14:paraId="47DC5F07" w14:textId="1493A9F3" w:rsidR="00A2661E" w:rsidRPr="00DD04DD" w:rsidRDefault="00A2661E" w:rsidP="00FF3381">
            <w:pPr>
              <w:rPr>
                <w:rFonts w:cs="Arial"/>
              </w:rPr>
            </w:pPr>
            <w:r>
              <w:rPr>
                <w:rFonts w:cs="Arial"/>
              </w:rPr>
              <w:t>4 – ФФД 1.2</w:t>
            </w:r>
          </w:p>
        </w:tc>
        <w:tc>
          <w:tcPr>
            <w:tcW w:w="3260" w:type="dxa"/>
          </w:tcPr>
          <w:p w14:paraId="6C3660B0" w14:textId="2E8BB669" w:rsidR="00A2661E" w:rsidRDefault="00A2661E" w:rsidP="00A2661E">
            <w:pPr>
              <w:rPr>
                <w:rFonts w:cs="Arial"/>
              </w:rPr>
            </w:pPr>
            <w:r>
              <w:rPr>
                <w:rFonts w:cs="Arial"/>
              </w:rPr>
              <w:t>Число.</w:t>
            </w:r>
          </w:p>
        </w:tc>
        <w:tc>
          <w:tcPr>
            <w:tcW w:w="3260" w:type="dxa"/>
          </w:tcPr>
          <w:p w14:paraId="27B5E07D" w14:textId="6FBAB38C" w:rsidR="00A2661E" w:rsidRDefault="00A2661E" w:rsidP="00FF3381">
            <w:pPr>
              <w:rPr>
                <w:rFonts w:cs="Arial"/>
              </w:rPr>
            </w:pPr>
            <w:r>
              <w:rPr>
                <w:rFonts w:cs="Arial"/>
              </w:rPr>
              <w:t>обязательный параметр</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Признак расчета, 1054:</w:t>
            </w:r>
          </w:p>
          <w:p w14:paraId="4256CC13" w14:textId="77777777" w:rsidR="00A2661E" w:rsidRDefault="00A2661E" w:rsidP="00DD04DD">
            <w:pPr>
              <w:pStyle w:val="ac"/>
              <w:numPr>
                <w:ilvl w:val="0"/>
                <w:numId w:val="23"/>
              </w:numPr>
              <w:rPr>
                <w:rFonts w:cs="Arial"/>
              </w:rPr>
            </w:pPr>
            <w:r>
              <w:rPr>
                <w:rFonts w:cs="Arial"/>
              </w:rPr>
              <w:t>Приход</w:t>
            </w:r>
          </w:p>
          <w:p w14:paraId="16DFC3BB" w14:textId="77777777" w:rsidR="00A2661E" w:rsidRDefault="00A2661E" w:rsidP="00DD04DD">
            <w:pPr>
              <w:pStyle w:val="ac"/>
              <w:numPr>
                <w:ilvl w:val="0"/>
                <w:numId w:val="23"/>
              </w:numPr>
              <w:rPr>
                <w:rFonts w:cs="Arial"/>
              </w:rPr>
            </w:pPr>
            <w:r>
              <w:rPr>
                <w:rFonts w:cs="Arial"/>
              </w:rPr>
              <w:t>Возврат прихода</w:t>
            </w:r>
          </w:p>
          <w:p w14:paraId="49B12A13" w14:textId="77777777" w:rsidR="00A2661E" w:rsidRDefault="00A2661E" w:rsidP="00E56FC0">
            <w:pPr>
              <w:pStyle w:val="ac"/>
              <w:numPr>
                <w:ilvl w:val="0"/>
                <w:numId w:val="23"/>
              </w:numPr>
              <w:rPr>
                <w:rFonts w:cs="Arial"/>
              </w:rPr>
            </w:pPr>
            <w:r>
              <w:rPr>
                <w:rFonts w:cs="Arial"/>
              </w:rPr>
              <w:t>Расход</w:t>
            </w:r>
          </w:p>
          <w:p w14:paraId="7841B6BE" w14:textId="1F48DF74" w:rsidR="00A2661E" w:rsidRDefault="00A2661E" w:rsidP="00E56FC0">
            <w:pPr>
              <w:pStyle w:val="ac"/>
              <w:numPr>
                <w:ilvl w:val="0"/>
                <w:numId w:val="23"/>
              </w:numPr>
              <w:rPr>
                <w:rFonts w:cs="Arial"/>
              </w:rPr>
            </w:pPr>
            <w:r>
              <w:rPr>
                <w:rFonts w:cs="Arial"/>
              </w:rPr>
              <w:t>Возврат расхода</w:t>
            </w:r>
          </w:p>
        </w:tc>
        <w:tc>
          <w:tcPr>
            <w:tcW w:w="3260" w:type="dxa"/>
          </w:tcPr>
          <w:p w14:paraId="0C0C8300" w14:textId="383DF8F4" w:rsidR="00A2661E" w:rsidRDefault="00A2661E" w:rsidP="00A2661E">
            <w:pPr>
              <w:rPr>
                <w:rFonts w:cs="Arial"/>
              </w:rPr>
            </w:pPr>
            <w:r>
              <w:rPr>
                <w:rFonts w:cs="Arial"/>
              </w:rPr>
              <w:t>Число.</w:t>
            </w:r>
          </w:p>
        </w:tc>
        <w:tc>
          <w:tcPr>
            <w:tcW w:w="3260" w:type="dxa"/>
          </w:tcPr>
          <w:p w14:paraId="37FA5F85" w14:textId="6886F6D2" w:rsidR="00A2661E" w:rsidRDefault="00A2661E" w:rsidP="00DD04DD">
            <w:pPr>
              <w:rPr>
                <w:rFonts w:cs="Arial"/>
              </w:rPr>
            </w:pPr>
            <w:r>
              <w:rPr>
                <w:rFonts w:cs="Arial"/>
              </w:rPr>
              <w:t>обязательный параметр</w:t>
            </w:r>
          </w:p>
        </w:tc>
      </w:tr>
      <w:tr w:rsidR="00A2661E" w:rsidRPr="008F4F86" w14:paraId="27234E4E" w14:textId="1B2F4863" w:rsidTr="00A2661E">
        <w:tc>
          <w:tcPr>
            <w:tcW w:w="3967" w:type="dxa"/>
          </w:tcPr>
          <w:p w14:paraId="26A03965" w14:textId="61EA8EF2" w:rsidR="00A2661E" w:rsidRDefault="00A2661E" w:rsidP="00DD04DD">
            <w:pPr>
              <w:rPr>
                <w:rFonts w:cs="Arial"/>
                <w:lang w:val="en-US"/>
              </w:rPr>
            </w:pPr>
            <w:r>
              <w:rPr>
                <w:rFonts w:cs="Arial"/>
                <w:lang w:val="en-US"/>
              </w:rPr>
              <w:t>p</w:t>
            </w:r>
            <w:r w:rsidRPr="00B2081D">
              <w:rPr>
                <w:rFonts w:cs="Arial"/>
              </w:rPr>
              <w:t>ositions</w:t>
            </w:r>
          </w:p>
        </w:tc>
        <w:tc>
          <w:tcPr>
            <w:tcW w:w="2974" w:type="dxa"/>
          </w:tcPr>
          <w:p w14:paraId="6BC6A41E" w14:textId="7E7AB7A5" w:rsidR="00A2661E" w:rsidRDefault="00A2661E"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A2661E" w:rsidRDefault="00A2661E" w:rsidP="00DD04DD">
            <w:pPr>
              <w:rPr>
                <w:rFonts w:cs="Arial"/>
              </w:rPr>
            </w:pPr>
            <w:r>
              <w:rPr>
                <w:rFonts w:cs="Arial"/>
              </w:rPr>
              <w:t>Массив структур п.2.1.1.2</w:t>
            </w:r>
            <w:r w:rsidRPr="00B20708">
              <w:rPr>
                <w:rFonts w:cs="Arial"/>
              </w:rPr>
              <w:t xml:space="preserve"> </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032DAEE1" w:rsidR="00A2661E" w:rsidRDefault="00A2661E" w:rsidP="00DD04DD">
            <w:pPr>
              <w:rPr>
                <w:rFonts w:cs="Arial"/>
                <w:lang w:val="en-US"/>
              </w:rPr>
            </w:pPr>
            <w:r>
              <w:rPr>
                <w:rFonts w:cs="Arial"/>
                <w:lang w:val="en-US"/>
              </w:rPr>
              <w:t>c</w:t>
            </w:r>
            <w:r w:rsidRPr="00B2081D">
              <w:rPr>
                <w:rFonts w:cs="Arial"/>
              </w:rPr>
              <w:t>heckClose</w:t>
            </w:r>
          </w:p>
        </w:tc>
        <w:tc>
          <w:tcPr>
            <w:tcW w:w="2974" w:type="dxa"/>
          </w:tcPr>
          <w:p w14:paraId="04BF5B0A" w14:textId="0A9A90A9" w:rsidR="00A2661E" w:rsidRDefault="00A2661E" w:rsidP="00DD04DD">
            <w:pPr>
              <w:rPr>
                <w:rFonts w:cs="Arial"/>
              </w:rPr>
            </w:pPr>
            <w:r>
              <w:rPr>
                <w:rFonts w:cs="Arial"/>
              </w:rPr>
              <w:t>Параметры закрытия чека</w:t>
            </w:r>
          </w:p>
        </w:tc>
        <w:tc>
          <w:tcPr>
            <w:tcW w:w="3260" w:type="dxa"/>
          </w:tcPr>
          <w:p w14:paraId="3C143F09" w14:textId="66AC493C" w:rsidR="00A2661E" w:rsidRDefault="00A2661E" w:rsidP="00DD04DD">
            <w:pPr>
              <w:rPr>
                <w:rFonts w:cs="Arial"/>
              </w:rPr>
            </w:pPr>
            <w:r>
              <w:rPr>
                <w:rFonts w:cs="Arial"/>
              </w:rPr>
              <w:t>Структура п.2.1.1.3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7A826936" w:rsidR="00A2661E" w:rsidRDefault="00A2661E" w:rsidP="00DD04DD">
            <w:pPr>
              <w:rPr>
                <w:rFonts w:cs="Arial"/>
                <w:lang w:val="en-US"/>
              </w:rPr>
            </w:pPr>
            <w:r>
              <w:rPr>
                <w:rFonts w:cs="Arial"/>
                <w:lang w:val="en-US"/>
              </w:rPr>
              <w:t>c</w:t>
            </w:r>
            <w:r w:rsidRPr="004311A3">
              <w:rPr>
                <w:rFonts w:cs="Arial"/>
              </w:rPr>
              <w:t>ustomerContact</w:t>
            </w:r>
          </w:p>
        </w:tc>
        <w:tc>
          <w:tcPr>
            <w:tcW w:w="2974" w:type="dxa"/>
          </w:tcPr>
          <w:p w14:paraId="71BD76A5" w14:textId="780B3925" w:rsidR="00A2661E" w:rsidRDefault="00A2661E" w:rsidP="00DD04DD">
            <w:pPr>
              <w:rPr>
                <w:rFonts w:cs="Arial"/>
              </w:rPr>
            </w:pPr>
            <w:r>
              <w:t>Т</w:t>
            </w:r>
            <w:r w:rsidRPr="00C427A1">
              <w:t>елефон или электронный адрес покупателя</w:t>
            </w:r>
            <w:r>
              <w:t>, 1008</w:t>
            </w:r>
          </w:p>
        </w:tc>
        <w:tc>
          <w:tcPr>
            <w:tcW w:w="3260" w:type="dxa"/>
          </w:tcPr>
          <w:p w14:paraId="0C7D8BDC" w14:textId="3C848314" w:rsidR="00A2661E" w:rsidRDefault="00A2661E" w:rsidP="00A2661E">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p>
        </w:tc>
        <w:tc>
          <w:tcPr>
            <w:tcW w:w="3260" w:type="dxa"/>
          </w:tcPr>
          <w:p w14:paraId="09BE5481" w14:textId="1CB7C4F6" w:rsidR="00A2661E" w:rsidRDefault="00A2661E" w:rsidP="00DD04DD">
            <w:pPr>
              <w:rPr>
                <w:rFonts w:cs="Arial"/>
              </w:rPr>
            </w:pPr>
            <w:r>
              <w:rPr>
                <w:rFonts w:cs="Arial"/>
              </w:rPr>
              <w:t>обязательный параметр</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r>
              <w:rPr>
                <w:rFonts w:cs="Arial"/>
                <w:lang w:val="en-US"/>
              </w:rPr>
              <w:t>correctionType</w:t>
            </w:r>
          </w:p>
        </w:tc>
        <w:tc>
          <w:tcPr>
            <w:tcW w:w="2974" w:type="dxa"/>
          </w:tcPr>
          <w:p w14:paraId="6A281228" w14:textId="77777777" w:rsidR="00A2661E" w:rsidRPr="00CA7F3F" w:rsidRDefault="00A2661E"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A2661E" w:rsidRPr="00CA7F3F" w:rsidRDefault="00A2661E"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A2661E" w:rsidRDefault="00A2661E"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42A57952" w:rsidR="00A2661E" w:rsidRDefault="00A2661E" w:rsidP="00A2661E">
            <w:pPr>
              <w:rPr>
                <w:rFonts w:cs="Arial"/>
              </w:rPr>
            </w:pPr>
            <w:r>
              <w:rPr>
                <w:rFonts w:cs="Arial"/>
              </w:rPr>
              <w:t xml:space="preserve">Число. </w:t>
            </w:r>
          </w:p>
        </w:tc>
        <w:tc>
          <w:tcPr>
            <w:tcW w:w="3260" w:type="dxa"/>
          </w:tcPr>
          <w:p w14:paraId="0E2FADF8" w14:textId="510BCFB5" w:rsidR="00A2661E" w:rsidRDefault="00A2661E" w:rsidP="00DD04DD">
            <w:pPr>
              <w:rPr>
                <w:rFonts w:cs="Arial"/>
              </w:rPr>
            </w:pPr>
            <w:r>
              <w:rPr>
                <w:rFonts w:cs="Arial"/>
              </w:rPr>
              <w:t>обязательный параметр</w:t>
            </w:r>
          </w:p>
        </w:tc>
      </w:tr>
      <w:tr w:rsidR="00A2661E" w:rsidRPr="008F4F86" w14:paraId="2451F8F9" w14:textId="5631C04F" w:rsidTr="00A2661E">
        <w:tc>
          <w:tcPr>
            <w:tcW w:w="3967" w:type="dxa"/>
          </w:tcPr>
          <w:p w14:paraId="4E7E33A7" w14:textId="44491617" w:rsidR="00A2661E" w:rsidRPr="00B2081D" w:rsidRDefault="00A2661E" w:rsidP="00DD04DD">
            <w:pPr>
              <w:rPr>
                <w:rFonts w:cs="Arial"/>
              </w:rPr>
            </w:pPr>
            <w:r>
              <w:rPr>
                <w:rFonts w:cs="Arial"/>
                <w:lang w:val="en-US"/>
              </w:rPr>
              <w:t>c</w:t>
            </w:r>
            <w:r w:rsidRPr="00CA7F3F">
              <w:rPr>
                <w:rFonts w:cs="Arial"/>
              </w:rPr>
              <w:t>auseDocumentDate</w:t>
            </w:r>
          </w:p>
        </w:tc>
        <w:tc>
          <w:tcPr>
            <w:tcW w:w="2974" w:type="dxa"/>
          </w:tcPr>
          <w:p w14:paraId="556745AD" w14:textId="77777777" w:rsidR="00A2661E" w:rsidRDefault="00A2661E"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A2661E" w:rsidRDefault="00A2661E" w:rsidP="00DD04DD">
            <w:pPr>
              <w:rPr>
                <w:rFonts w:cs="Arial"/>
              </w:rPr>
            </w:pPr>
            <w:r w:rsidRPr="00592356">
              <w:rPr>
                <w:rFonts w:cs="Arial"/>
              </w:rPr>
              <w:t>В данном реквизите время всегда указывать, как 00:00:00</w:t>
            </w:r>
          </w:p>
        </w:tc>
        <w:tc>
          <w:tcPr>
            <w:tcW w:w="3260" w:type="dxa"/>
          </w:tcPr>
          <w:p w14:paraId="6EF70DE2" w14:textId="612C1D92" w:rsidR="00A2661E" w:rsidRDefault="00A2661E" w:rsidP="00A2661E">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3260" w:type="dxa"/>
          </w:tcPr>
          <w:p w14:paraId="4DAB7FE6" w14:textId="4D2C3163" w:rsidR="00A2661E" w:rsidRPr="008F4F86" w:rsidRDefault="00A2661E" w:rsidP="00DD04DD">
            <w:pPr>
              <w:rPr>
                <w:rFonts w:cs="Arial"/>
              </w:rPr>
            </w:pPr>
            <w:r>
              <w:rPr>
                <w:rFonts w:cs="Arial"/>
              </w:rPr>
              <w:t>обязательный параметр</w:t>
            </w:r>
          </w:p>
        </w:tc>
      </w:tr>
      <w:tr w:rsidR="00A2661E" w:rsidRPr="008F4F86" w14:paraId="288B20EE" w14:textId="4756754B" w:rsidTr="00A2661E">
        <w:tc>
          <w:tcPr>
            <w:tcW w:w="3967" w:type="dxa"/>
          </w:tcPr>
          <w:p w14:paraId="77C93C26" w14:textId="3FA4C0F6" w:rsidR="00A2661E" w:rsidRPr="00B2081D" w:rsidRDefault="00A2661E" w:rsidP="00DD04DD">
            <w:pPr>
              <w:rPr>
                <w:rFonts w:cs="Arial"/>
              </w:rPr>
            </w:pPr>
            <w:r>
              <w:rPr>
                <w:rFonts w:cs="Arial"/>
                <w:lang w:val="en-US"/>
              </w:rPr>
              <w:t>c</w:t>
            </w:r>
            <w:r w:rsidRPr="00CA7F3F">
              <w:rPr>
                <w:rFonts w:cs="Arial"/>
              </w:rPr>
              <w:t>auseDocumentNumber</w:t>
            </w:r>
          </w:p>
        </w:tc>
        <w:tc>
          <w:tcPr>
            <w:tcW w:w="2974" w:type="dxa"/>
          </w:tcPr>
          <w:p w14:paraId="7E1579E2" w14:textId="3896D059" w:rsidR="00A2661E" w:rsidRPr="004311A3" w:rsidRDefault="00A2661E"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7477619F" w:rsidR="00A2661E" w:rsidRPr="000813B8" w:rsidRDefault="00A2661E" w:rsidP="00A2661E">
            <w:pPr>
              <w:rPr>
                <w:rFonts w:cs="Arial"/>
              </w:rPr>
            </w:pPr>
            <w:r>
              <w:rPr>
                <w:rFonts w:cs="Arial"/>
              </w:rPr>
              <w:t xml:space="preserve">Строка от 1 до 32 символов. </w:t>
            </w:r>
          </w:p>
        </w:tc>
        <w:tc>
          <w:tcPr>
            <w:tcW w:w="3260" w:type="dxa"/>
          </w:tcPr>
          <w:p w14:paraId="5ADE96CF" w14:textId="336F8C9D" w:rsidR="00A2661E" w:rsidRDefault="00A2661E" w:rsidP="00DD04DD">
            <w:pPr>
              <w:rPr>
                <w:rFonts w:cs="Arial"/>
              </w:rPr>
            </w:pPr>
            <w:r>
              <w:rPr>
                <w:rFonts w:cs="Arial"/>
              </w:rPr>
              <w:t>обязательный параметр</w:t>
            </w:r>
          </w:p>
        </w:tc>
      </w:tr>
      <w:tr w:rsidR="00A2661E" w:rsidRPr="008F4F86" w14:paraId="58BCEC5A" w14:textId="284C77DD" w:rsidTr="00A2661E">
        <w:tc>
          <w:tcPr>
            <w:tcW w:w="3967" w:type="dxa"/>
          </w:tcPr>
          <w:p w14:paraId="66EBFF6B" w14:textId="77777777" w:rsidR="00A2661E" w:rsidRDefault="00A2661E" w:rsidP="00DD04DD">
            <w:pPr>
              <w:rPr>
                <w:lang w:val="en-US"/>
              </w:rPr>
            </w:pPr>
            <w:r>
              <w:rPr>
                <w:lang w:val="en-US"/>
              </w:rPr>
              <w:t>a</w:t>
            </w:r>
            <w:r w:rsidRPr="007B0FC3">
              <w:rPr>
                <w:lang w:val="en-US"/>
              </w:rPr>
              <w:t>dditionalUserAttribute</w:t>
            </w:r>
          </w:p>
        </w:tc>
        <w:tc>
          <w:tcPr>
            <w:tcW w:w="2974" w:type="dxa"/>
          </w:tcPr>
          <w:p w14:paraId="06B29C44" w14:textId="77777777" w:rsidR="00A2661E" w:rsidRDefault="00A2661E" w:rsidP="00DD04DD">
            <w:r>
              <w:t>Д</w:t>
            </w:r>
            <w:r w:rsidRPr="00C427A1">
              <w:t>ополнительный реквизит пользователя</w:t>
            </w:r>
            <w:r>
              <w:t>, 1084</w:t>
            </w:r>
          </w:p>
        </w:tc>
        <w:tc>
          <w:tcPr>
            <w:tcW w:w="3260" w:type="dxa"/>
          </w:tcPr>
          <w:p w14:paraId="0D21A1DE" w14:textId="5EE09B3D" w:rsidR="00A2661E" w:rsidRPr="007B0FC3" w:rsidRDefault="00A2661E" w:rsidP="00A2661E">
            <w:pPr>
              <w:rPr>
                <w:rFonts w:cs="Arial"/>
                <w:lang w:val="en-US"/>
              </w:rPr>
            </w:pPr>
            <w:r>
              <w:rPr>
                <w:rFonts w:cs="Arial"/>
              </w:rPr>
              <w:t>Структура п.2.1.1.</w:t>
            </w:r>
            <w:r>
              <w:rPr>
                <w:rFonts w:cs="Arial"/>
                <w:lang w:val="en-US"/>
              </w:rPr>
              <w:t>5</w:t>
            </w:r>
          </w:p>
        </w:tc>
        <w:tc>
          <w:tcPr>
            <w:tcW w:w="3260" w:type="dxa"/>
          </w:tcPr>
          <w:p w14:paraId="189F2C02" w14:textId="6557975D" w:rsidR="00A2661E" w:rsidRDefault="00A2661E" w:rsidP="00DD04DD">
            <w:pPr>
              <w:rPr>
                <w:rFonts w:cs="Arial"/>
              </w:rPr>
            </w:pPr>
            <w:r>
              <w:rPr>
                <w:rFonts w:cs="Arial"/>
              </w:rPr>
              <w:t>необязательное поле</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r>
              <w:rPr>
                <w:rFonts w:cs="Arial"/>
                <w:lang w:val="en-US"/>
              </w:rPr>
              <w:t>additionalAttribute</w:t>
            </w:r>
          </w:p>
        </w:tc>
        <w:tc>
          <w:tcPr>
            <w:tcW w:w="2974" w:type="dxa"/>
          </w:tcPr>
          <w:p w14:paraId="16D9E583" w14:textId="77777777" w:rsidR="00A2661E" w:rsidRPr="00AE2C26" w:rsidRDefault="00A2661E" w:rsidP="00DD04DD">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Строка от 1 до 16 символов</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необязательное поле</w:t>
            </w:r>
          </w:p>
        </w:tc>
      </w:tr>
      <w:tr w:rsidR="00A2661E" w:rsidRPr="008F4F86" w14:paraId="3886D2B2" w14:textId="1B4877F7" w:rsidTr="00A2661E">
        <w:tc>
          <w:tcPr>
            <w:tcW w:w="3967" w:type="dxa"/>
          </w:tcPr>
          <w:p w14:paraId="3BEC0506" w14:textId="77777777" w:rsidR="00A2661E" w:rsidRDefault="00A2661E" w:rsidP="00DD04DD">
            <w:pPr>
              <w:rPr>
                <w:lang w:val="en-US"/>
              </w:rPr>
            </w:pPr>
            <w:r>
              <w:rPr>
                <w:lang w:val="en-US"/>
              </w:rPr>
              <w:t>automatNumber</w:t>
            </w:r>
          </w:p>
        </w:tc>
        <w:tc>
          <w:tcPr>
            <w:tcW w:w="2974" w:type="dxa"/>
          </w:tcPr>
          <w:p w14:paraId="688994C3" w14:textId="77777777" w:rsidR="00A2661E" w:rsidRDefault="00A2661E" w:rsidP="00DD04DD">
            <w:r>
              <w:t xml:space="preserve">Номер автомата, </w:t>
            </w:r>
            <w:r w:rsidRPr="00C427A1">
              <w:t>1036</w:t>
            </w:r>
          </w:p>
        </w:tc>
        <w:tc>
          <w:tcPr>
            <w:tcW w:w="3260" w:type="dxa"/>
          </w:tcPr>
          <w:p w14:paraId="011CF807" w14:textId="77777777" w:rsidR="00A2661E" w:rsidRPr="001B2CA7" w:rsidRDefault="00A2661E"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w:t>
            </w:r>
            <w:r>
              <w:rPr>
                <w:rFonts w:cs="Arial"/>
              </w:rPr>
              <w:lastRenderedPageBreak/>
              <w:t xml:space="preserve">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62EFFC5" w14:textId="70524952" w:rsidR="00A2661E" w:rsidRDefault="00A2661E" w:rsidP="00DD04DD">
            <w:pPr>
              <w:rPr>
                <w:rFonts w:cs="Arial"/>
              </w:rPr>
            </w:pPr>
            <w:r>
              <w:rPr>
                <w:rFonts w:cs="Arial"/>
              </w:rPr>
              <w:lastRenderedPageBreak/>
              <w:t>Параметр обязательный т</w:t>
            </w:r>
            <w:r w:rsidRPr="00D3414D">
              <w:rPr>
                <w:rFonts w:cs="Arial"/>
              </w:rPr>
              <w:t>олько для вендинга и транспорта.</w:t>
            </w:r>
          </w:p>
        </w:tc>
      </w:tr>
      <w:tr w:rsidR="00A2661E" w:rsidRPr="008F4F86" w14:paraId="256428DE" w14:textId="1416F585" w:rsidTr="00A2661E">
        <w:tc>
          <w:tcPr>
            <w:tcW w:w="3967" w:type="dxa"/>
          </w:tcPr>
          <w:p w14:paraId="274DC02C" w14:textId="77777777" w:rsidR="00A2661E" w:rsidRPr="001B2CA7" w:rsidRDefault="00A2661E" w:rsidP="00DD04DD">
            <w:r>
              <w:rPr>
                <w:lang w:val="en-US"/>
              </w:rPr>
              <w:lastRenderedPageBreak/>
              <w:t>settlementAddress</w:t>
            </w:r>
          </w:p>
        </w:tc>
        <w:tc>
          <w:tcPr>
            <w:tcW w:w="2974" w:type="dxa"/>
          </w:tcPr>
          <w:p w14:paraId="6CD212BA" w14:textId="77777777" w:rsidR="00A2661E" w:rsidRDefault="00A2661E" w:rsidP="00DD04DD">
            <w:r>
              <w:t>А</w:t>
            </w:r>
            <w:r w:rsidRPr="00C427A1">
              <w:t>дрес расчетов</w:t>
            </w:r>
            <w:r>
              <w:t>, 1009</w:t>
            </w:r>
          </w:p>
        </w:tc>
        <w:tc>
          <w:tcPr>
            <w:tcW w:w="3260" w:type="dxa"/>
          </w:tcPr>
          <w:p w14:paraId="522552FE" w14:textId="77777777" w:rsidR="00A2661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FD5B7B2" w14:textId="1FD3BD03"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70B8FFCE" w14:textId="54F51356" w:rsidTr="00A2661E">
        <w:tc>
          <w:tcPr>
            <w:tcW w:w="3967" w:type="dxa"/>
          </w:tcPr>
          <w:p w14:paraId="0E80A31E" w14:textId="77777777" w:rsidR="00A2661E" w:rsidRDefault="00A2661E" w:rsidP="00DD04DD">
            <w:pPr>
              <w:rPr>
                <w:lang w:val="en-US"/>
              </w:rPr>
            </w:pPr>
            <w:r>
              <w:rPr>
                <w:lang w:val="en-US"/>
              </w:rPr>
              <w:t>settlementPlace</w:t>
            </w:r>
          </w:p>
        </w:tc>
        <w:tc>
          <w:tcPr>
            <w:tcW w:w="2974" w:type="dxa"/>
          </w:tcPr>
          <w:p w14:paraId="77FE80E6" w14:textId="77777777" w:rsidR="00A2661E" w:rsidRDefault="00A2661E" w:rsidP="00DD04DD">
            <w:r>
              <w:t>Место расчетов, 1187</w:t>
            </w:r>
          </w:p>
        </w:tc>
        <w:tc>
          <w:tcPr>
            <w:tcW w:w="3260" w:type="dxa"/>
          </w:tcPr>
          <w:p w14:paraId="79A3F0EF" w14:textId="77777777" w:rsidR="00A2661E" w:rsidRPr="009D5B7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58F3A4C1" w14:textId="1906D710"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5419358E" w14:textId="16046A24" w:rsidTr="00A2661E">
        <w:tc>
          <w:tcPr>
            <w:tcW w:w="3967" w:type="dxa"/>
          </w:tcPr>
          <w:p w14:paraId="3683B93B" w14:textId="77777777" w:rsidR="00A2661E" w:rsidRPr="009D5B7E" w:rsidRDefault="00A2661E" w:rsidP="00DD04DD">
            <w:r>
              <w:rPr>
                <w:lang w:val="en-US"/>
              </w:rPr>
              <w:t>cashier</w:t>
            </w:r>
          </w:p>
        </w:tc>
        <w:tc>
          <w:tcPr>
            <w:tcW w:w="2974" w:type="dxa"/>
          </w:tcPr>
          <w:p w14:paraId="7665CDD8" w14:textId="77777777" w:rsidR="00A2661E" w:rsidRPr="00966FB4" w:rsidRDefault="00A2661E" w:rsidP="00DD04DD">
            <w:r>
              <w:t>Кассир</w:t>
            </w:r>
            <w:r w:rsidRPr="009D5B7E">
              <w:t xml:space="preserve">, </w:t>
            </w:r>
            <w:r w:rsidRPr="00C427A1">
              <w:t>1021</w:t>
            </w:r>
          </w:p>
        </w:tc>
        <w:tc>
          <w:tcPr>
            <w:tcW w:w="3260" w:type="dxa"/>
          </w:tcPr>
          <w:p w14:paraId="3A96C743" w14:textId="552C7F9C" w:rsidR="00A2661E" w:rsidRDefault="00A2661E" w:rsidP="00A2661E">
            <w:pPr>
              <w:rPr>
                <w:rFonts w:cs="Arial"/>
              </w:rPr>
            </w:pPr>
            <w:r>
              <w:rPr>
                <w:rFonts w:cs="Arial"/>
              </w:rPr>
              <w:t xml:space="preserve">Строка от 1 до 64 символов, обязательное поле, если группа имеет признак передачи курьерских параметров, в противном случае не должно передаваться. </w:t>
            </w:r>
            <w:r w:rsidRPr="009D5B7E">
              <w:rPr>
                <w:rFonts w:cs="Arial"/>
                <w:b/>
              </w:rPr>
              <w:t xml:space="preserve">Только для </w:t>
            </w:r>
            <w:r>
              <w:rPr>
                <w:rFonts w:cs="Arial"/>
                <w:b/>
              </w:rPr>
              <w:t xml:space="preserve">курьеров. </w:t>
            </w:r>
          </w:p>
        </w:tc>
        <w:tc>
          <w:tcPr>
            <w:tcW w:w="3260" w:type="dxa"/>
          </w:tcPr>
          <w:p w14:paraId="42689B61" w14:textId="3925AF31" w:rsidR="00A2661E" w:rsidRDefault="00A2661E" w:rsidP="00A2661E">
            <w:pPr>
              <w:rPr>
                <w:rFonts w:cs="Arial"/>
              </w:rPr>
            </w:pPr>
            <w:r>
              <w:rPr>
                <w:rFonts w:cs="Arial"/>
              </w:rPr>
              <w:t>Параметр обязательный т</w:t>
            </w:r>
            <w:r w:rsidRPr="00D3414D">
              <w:rPr>
                <w:rFonts w:cs="Arial"/>
              </w:rPr>
              <w:t xml:space="preserve">олько </w:t>
            </w:r>
            <w:r>
              <w:rPr>
                <w:rFonts w:cs="Arial"/>
              </w:rPr>
              <w:t xml:space="preserve">курьеров. </w:t>
            </w:r>
          </w:p>
        </w:tc>
      </w:tr>
      <w:tr w:rsidR="00A2661E" w:rsidRPr="008F4F86" w14:paraId="7E2FD78B" w14:textId="421DA9D6" w:rsidTr="00A2661E">
        <w:tc>
          <w:tcPr>
            <w:tcW w:w="3967" w:type="dxa"/>
          </w:tcPr>
          <w:p w14:paraId="6628584F" w14:textId="77777777" w:rsidR="00A2661E" w:rsidRPr="009D5B7E" w:rsidRDefault="00A2661E" w:rsidP="00DD04DD">
            <w:r>
              <w:rPr>
                <w:lang w:val="en-US"/>
              </w:rPr>
              <w:t>cashier</w:t>
            </w:r>
            <w:r w:rsidRPr="00D24FD0">
              <w:rPr>
                <w:lang w:val="en-US"/>
              </w:rPr>
              <w:t>INN</w:t>
            </w:r>
          </w:p>
        </w:tc>
        <w:tc>
          <w:tcPr>
            <w:tcW w:w="2974" w:type="dxa"/>
          </w:tcPr>
          <w:p w14:paraId="34D0B2BB" w14:textId="77777777" w:rsidR="00A2661E" w:rsidRPr="00A2661E" w:rsidRDefault="00A2661E" w:rsidP="00DD04DD">
            <w:r>
              <w:t>ИНН кассира</w:t>
            </w:r>
            <w:r w:rsidRPr="009D5B7E">
              <w:t>, 1</w:t>
            </w:r>
            <w:r>
              <w:t>203</w:t>
            </w:r>
          </w:p>
        </w:tc>
        <w:tc>
          <w:tcPr>
            <w:tcW w:w="3260" w:type="dxa"/>
          </w:tcPr>
          <w:p w14:paraId="45657637" w14:textId="75A41924" w:rsidR="00A2661E" w:rsidRDefault="00A2661E" w:rsidP="00A2661E">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p>
        </w:tc>
        <w:tc>
          <w:tcPr>
            <w:tcW w:w="3260" w:type="dxa"/>
          </w:tcPr>
          <w:p w14:paraId="0709492B" w14:textId="17DD4AB9" w:rsidR="00A2661E" w:rsidRDefault="00A2661E" w:rsidP="00DD04DD">
            <w:pPr>
              <w:rPr>
                <w:rFonts w:cs="Arial"/>
              </w:rPr>
            </w:pPr>
            <w:r>
              <w:rPr>
                <w:rFonts w:cs="Arial"/>
              </w:rPr>
              <w:t>необязательное поле</w:t>
            </w:r>
          </w:p>
        </w:tc>
      </w:tr>
      <w:tr w:rsidR="00A2661E" w:rsidRPr="008F4F86" w14:paraId="2EAC6103" w14:textId="0A48A29C" w:rsidTr="00A2661E">
        <w:tc>
          <w:tcPr>
            <w:tcW w:w="3967" w:type="dxa"/>
          </w:tcPr>
          <w:p w14:paraId="0C6CE00B" w14:textId="77777777" w:rsidR="00A2661E" w:rsidRDefault="00A2661E" w:rsidP="00DD04DD">
            <w:pPr>
              <w:rPr>
                <w:lang w:val="en-US"/>
              </w:rPr>
            </w:pPr>
            <w:r>
              <w:rPr>
                <w:lang w:val="en-US"/>
              </w:rPr>
              <w:t>senderEmail</w:t>
            </w:r>
          </w:p>
        </w:tc>
        <w:tc>
          <w:tcPr>
            <w:tcW w:w="2974" w:type="dxa"/>
          </w:tcPr>
          <w:p w14:paraId="47DBB2E1" w14:textId="77777777" w:rsidR="00A2661E" w:rsidRDefault="00A2661E" w:rsidP="00DD04DD">
            <w:r>
              <w:t>А</w:t>
            </w:r>
            <w:r w:rsidRPr="00C427A1">
              <w:t>дрес электронной почты отправителя чека</w:t>
            </w:r>
            <w:r>
              <w:t xml:space="preserve">, </w:t>
            </w:r>
            <w:r w:rsidRPr="00C427A1">
              <w:t>1117</w:t>
            </w:r>
          </w:p>
        </w:tc>
        <w:tc>
          <w:tcPr>
            <w:tcW w:w="3260" w:type="dxa"/>
          </w:tcPr>
          <w:p w14:paraId="526A3402" w14:textId="33656514" w:rsidR="00A2661E" w:rsidRPr="00013EAB" w:rsidRDefault="00A2661E" w:rsidP="00A2661E">
            <w:pPr>
              <w:rPr>
                <w:rFonts w:cs="Arial"/>
              </w:rPr>
            </w:pPr>
            <w:r>
              <w:rPr>
                <w:rFonts w:cs="Arial"/>
              </w:rPr>
              <w:t xml:space="preserve">Строка от 1 до 64 символов, </w:t>
            </w:r>
          </w:p>
        </w:tc>
        <w:tc>
          <w:tcPr>
            <w:tcW w:w="3260" w:type="dxa"/>
          </w:tcPr>
          <w:p w14:paraId="1F92DFB0" w14:textId="1F8855CE" w:rsidR="00A2661E" w:rsidRDefault="00A2661E" w:rsidP="00DD04DD">
            <w:pPr>
              <w:rPr>
                <w:rFonts w:cs="Arial"/>
              </w:rPr>
            </w:pPr>
            <w:r>
              <w:rPr>
                <w:rFonts w:cs="Arial"/>
              </w:rPr>
              <w:t>необязательное поле</w:t>
            </w:r>
          </w:p>
        </w:tc>
      </w:tr>
      <w:tr w:rsidR="00A2661E" w:rsidRPr="008F4F86" w14:paraId="20479586" w14:textId="609C326F" w:rsidTr="00A2661E">
        <w:tc>
          <w:tcPr>
            <w:tcW w:w="3967" w:type="dxa"/>
          </w:tcPr>
          <w:p w14:paraId="26128642" w14:textId="77777777" w:rsidR="00A2661E" w:rsidRDefault="00A2661E" w:rsidP="00DD04DD">
            <w:pPr>
              <w:rPr>
                <w:lang w:val="en-US"/>
              </w:rPr>
            </w:pPr>
            <w:r>
              <w:rPr>
                <w:lang w:val="en-US"/>
              </w:rPr>
              <w:t>totalSum</w:t>
            </w:r>
          </w:p>
        </w:tc>
        <w:tc>
          <w:tcPr>
            <w:tcW w:w="2974" w:type="dxa"/>
          </w:tcPr>
          <w:p w14:paraId="2FB56779" w14:textId="77777777" w:rsidR="00A2661E" w:rsidRDefault="00A2661E" w:rsidP="00DD04DD">
            <w:r>
              <w:t>С</w:t>
            </w:r>
            <w:r w:rsidRPr="00C427A1">
              <w:t>умма расчета, указанного в чеке (БСО)</w:t>
            </w:r>
            <w:r>
              <w:t xml:space="preserve">, </w:t>
            </w:r>
            <w:r w:rsidRPr="00C427A1">
              <w:t>1020</w:t>
            </w:r>
            <w:r>
              <w:t>.</w:t>
            </w:r>
          </w:p>
          <w:p w14:paraId="5D4F4A19" w14:textId="77777777" w:rsidR="00A2661E" w:rsidRDefault="00A2661E" w:rsidP="00DD04DD"/>
          <w:p w14:paraId="45DA8350" w14:textId="77777777" w:rsidR="00A2661E" w:rsidRDefault="00A2661E" w:rsidP="00DD04DD">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w:t>
            </w:r>
            <w:r w:rsidRPr="00692847">
              <w:rPr>
                <w:i/>
              </w:rPr>
              <w:lastRenderedPageBreak/>
              <w:t xml:space="preserve">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lastRenderedPageBreak/>
              <w:t xml:space="preserve">Десятичное число с точностью до 2 символов после точки, </w:t>
            </w:r>
          </w:p>
        </w:tc>
        <w:tc>
          <w:tcPr>
            <w:tcW w:w="3260" w:type="dxa"/>
          </w:tcPr>
          <w:p w14:paraId="6347C1CF" w14:textId="4C5074F6" w:rsidR="00A2661E" w:rsidRDefault="00A2661E" w:rsidP="00DD04DD">
            <w:pPr>
              <w:rPr>
                <w:rFonts w:cs="Arial"/>
              </w:rPr>
            </w:pPr>
            <w:r>
              <w:rPr>
                <w:rFonts w:cs="Arial"/>
              </w:rPr>
              <w:t>необязательное поле</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lastRenderedPageBreak/>
              <w:t>vat1Sum</w:t>
            </w:r>
          </w:p>
        </w:tc>
        <w:tc>
          <w:tcPr>
            <w:tcW w:w="2974" w:type="dxa"/>
          </w:tcPr>
          <w:p w14:paraId="332AAF50" w14:textId="77777777" w:rsidR="00A2661E" w:rsidRDefault="00A2661E" w:rsidP="00DD04DD">
            <w:r>
              <w:t>С</w:t>
            </w:r>
            <w:r w:rsidRPr="00C427A1">
              <w:t xml:space="preserve">умма НДС чека по ставке </w:t>
            </w:r>
            <w:r>
              <w:t>20</w:t>
            </w:r>
            <w:r w:rsidRPr="00C427A1">
              <w:t>%</w:t>
            </w:r>
            <w:r>
              <w:t>, 1102</w:t>
            </w:r>
          </w:p>
        </w:tc>
        <w:tc>
          <w:tcPr>
            <w:tcW w:w="3260" w:type="dxa"/>
          </w:tcPr>
          <w:p w14:paraId="07945753" w14:textId="57A9A859"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6D97A781" w14:textId="45A3D2E4" w:rsidR="00A2661E" w:rsidRDefault="00A2661E" w:rsidP="00DD04DD">
            <w:pPr>
              <w:rPr>
                <w:rFonts w:cs="Arial"/>
              </w:rPr>
            </w:pPr>
            <w:r>
              <w:rPr>
                <w:rFonts w:cs="Arial"/>
              </w:rPr>
              <w:t>необязательное поле</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22AC35A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9C44C38" w14:textId="38DE4048" w:rsidR="00A2661E" w:rsidRDefault="00A2661E" w:rsidP="00DD04DD">
            <w:pPr>
              <w:rPr>
                <w:rFonts w:cs="Arial"/>
              </w:rPr>
            </w:pPr>
            <w:r>
              <w:rPr>
                <w:rFonts w:cs="Arial"/>
              </w:rPr>
              <w:t>необязательное поле</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С</w:t>
            </w:r>
            <w:r w:rsidRPr="00C427A1">
              <w:t>умма расчета по чеку с НДС по ставке 0%</w:t>
            </w:r>
            <w:r w:rsidRPr="002E4B51">
              <w:t>, 1104</w:t>
            </w:r>
          </w:p>
        </w:tc>
        <w:tc>
          <w:tcPr>
            <w:tcW w:w="3260" w:type="dxa"/>
          </w:tcPr>
          <w:p w14:paraId="746AF7E4" w14:textId="4392060E"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37D8A51B" w14:textId="4154E0A0" w:rsidR="00A2661E" w:rsidRDefault="00A2661E" w:rsidP="00DD04DD">
            <w:pPr>
              <w:rPr>
                <w:rFonts w:cs="Arial"/>
              </w:rPr>
            </w:pPr>
            <w:r>
              <w:rPr>
                <w:rFonts w:cs="Arial"/>
              </w:rPr>
              <w:t>необязательное поле</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С</w:t>
            </w:r>
            <w:r w:rsidRPr="00C427A1">
              <w:t>умма расчета по чеку без НДС</w:t>
            </w:r>
            <w:r>
              <w:t>, 1105</w:t>
            </w:r>
          </w:p>
        </w:tc>
        <w:tc>
          <w:tcPr>
            <w:tcW w:w="3260" w:type="dxa"/>
          </w:tcPr>
          <w:p w14:paraId="73AA21BC" w14:textId="53FF1323"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4BC17CF" w14:textId="703A2520" w:rsidR="00A2661E" w:rsidRDefault="00A2661E" w:rsidP="00DD04DD">
            <w:pPr>
              <w:rPr>
                <w:rFonts w:cs="Arial"/>
              </w:rPr>
            </w:pPr>
            <w:r>
              <w:rPr>
                <w:rFonts w:cs="Arial"/>
              </w:rPr>
              <w:t>необязательное поле</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77777777" w:rsidR="00A2661E" w:rsidRPr="002E4B51" w:rsidRDefault="00A2661E" w:rsidP="00DD04DD">
            <w:r>
              <w:t>С</w:t>
            </w:r>
            <w:r w:rsidRPr="00C427A1">
              <w:t xml:space="preserve">умма НДС чека по расч. ставке </w:t>
            </w:r>
            <w:r>
              <w:t>20</w:t>
            </w:r>
            <w:r w:rsidRPr="00C427A1">
              <w:t>/1</w:t>
            </w:r>
            <w:r>
              <w:t>20</w:t>
            </w:r>
            <w:r w:rsidRPr="002E4B51">
              <w:t>, 1106</w:t>
            </w:r>
          </w:p>
        </w:tc>
        <w:tc>
          <w:tcPr>
            <w:tcW w:w="3260" w:type="dxa"/>
          </w:tcPr>
          <w:p w14:paraId="2E9214C4" w14:textId="7B8E0D9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0B2E9E65" w14:textId="01AF3603" w:rsidR="00A2661E" w:rsidRDefault="00A2661E" w:rsidP="00DD04DD">
            <w:pPr>
              <w:rPr>
                <w:rFonts w:cs="Arial"/>
              </w:rPr>
            </w:pPr>
            <w:r>
              <w:rPr>
                <w:rFonts w:cs="Arial"/>
              </w:rPr>
              <w:t>необязательное поле</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77777777" w:rsidR="00A2661E" w:rsidRPr="002E4B51" w:rsidRDefault="00A2661E" w:rsidP="00DD04DD">
            <w:r>
              <w:t>С</w:t>
            </w:r>
            <w:r w:rsidRPr="00C427A1">
              <w:t>умма НДС чека по расч. ставке 10/110</w:t>
            </w:r>
            <w:r w:rsidRPr="002E4B51">
              <w:t>, 1107</w:t>
            </w:r>
          </w:p>
        </w:tc>
        <w:tc>
          <w:tcPr>
            <w:tcW w:w="3260" w:type="dxa"/>
          </w:tcPr>
          <w:p w14:paraId="2AE8D01F" w14:textId="13AB4414"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29AA1581" w14:textId="39B7CE75" w:rsidR="00A2661E" w:rsidRDefault="00A2661E" w:rsidP="00DD04DD">
            <w:pPr>
              <w:rPr>
                <w:rFonts w:cs="Arial"/>
              </w:rPr>
            </w:pPr>
            <w:r>
              <w:rPr>
                <w:rFonts w:cs="Arial"/>
              </w:rPr>
              <w:t>необязательное поле</w:t>
            </w:r>
          </w:p>
        </w:tc>
      </w:tr>
      <w:tr w:rsidR="00A2661E" w:rsidRPr="008F4F86" w14:paraId="0CB43927" w14:textId="7D07AEE1" w:rsidTr="00A2661E">
        <w:tc>
          <w:tcPr>
            <w:tcW w:w="3967" w:type="dxa"/>
          </w:tcPr>
          <w:p w14:paraId="504E2194" w14:textId="77777777" w:rsidR="00A2661E" w:rsidRDefault="00A2661E" w:rsidP="00DD04DD">
            <w:pPr>
              <w:rPr>
                <w:lang w:val="en-US"/>
              </w:rPr>
            </w:pPr>
            <w:r>
              <w:rPr>
                <w:lang w:val="en-US"/>
              </w:rPr>
              <w:t>c</w:t>
            </w:r>
            <w:r w:rsidRPr="00627F02">
              <w:rPr>
                <w:lang w:val="en-US"/>
              </w:rPr>
              <w:t>ustomerInfo</w:t>
            </w:r>
          </w:p>
        </w:tc>
        <w:tc>
          <w:tcPr>
            <w:tcW w:w="2974" w:type="dxa"/>
          </w:tcPr>
          <w:p w14:paraId="606AFF82" w14:textId="77777777" w:rsidR="00A2661E" w:rsidRDefault="00A2661E" w:rsidP="00DD04DD">
            <w:r w:rsidRPr="00627F02">
              <w:t>Сведения о покупателе (клиенте), 1256</w:t>
            </w:r>
          </w:p>
        </w:tc>
        <w:tc>
          <w:tcPr>
            <w:tcW w:w="3260" w:type="dxa"/>
          </w:tcPr>
          <w:p w14:paraId="03D908C7" w14:textId="2C5F62FF" w:rsidR="00A2661E" w:rsidRDefault="00A2661E" w:rsidP="00A2661E">
            <w:pPr>
              <w:rPr>
                <w:rFonts w:cs="Arial"/>
              </w:rPr>
            </w:pPr>
            <w:r>
              <w:rPr>
                <w:rFonts w:cs="Arial"/>
              </w:rPr>
              <w:t xml:space="preserve">Структура п.2.1.1.8, </w:t>
            </w:r>
          </w:p>
        </w:tc>
        <w:tc>
          <w:tcPr>
            <w:tcW w:w="3260" w:type="dxa"/>
          </w:tcPr>
          <w:p w14:paraId="2ACCF6B5" w14:textId="5B782F47" w:rsidR="00A2661E" w:rsidRDefault="00A2661E" w:rsidP="00DD04DD">
            <w:pPr>
              <w:rPr>
                <w:rFonts w:cs="Arial"/>
              </w:rPr>
            </w:pPr>
            <w:r>
              <w:rPr>
                <w:rFonts w:cs="Arial"/>
              </w:rPr>
              <w:t>необязательное поле</w:t>
            </w:r>
          </w:p>
        </w:tc>
      </w:tr>
      <w:tr w:rsidR="00A2661E" w:rsidRPr="008F4F86" w14:paraId="007283D3" w14:textId="14215918" w:rsidTr="00A2661E">
        <w:tc>
          <w:tcPr>
            <w:tcW w:w="3967" w:type="dxa"/>
          </w:tcPr>
          <w:p w14:paraId="46B8AEF5" w14:textId="3B1AF5CD" w:rsidR="00A2661E" w:rsidRDefault="00A2661E" w:rsidP="005F2697">
            <w:pPr>
              <w:rPr>
                <w:lang w:val="en-US"/>
              </w:rPr>
            </w:pPr>
            <w:r>
              <w:rPr>
                <w:lang w:val="en-US"/>
              </w:rPr>
              <w:t>o</w:t>
            </w:r>
            <w:r w:rsidRPr="00627F02">
              <w:rPr>
                <w:lang w:val="en-US"/>
              </w:rPr>
              <w:t>perationalAttribute</w:t>
            </w:r>
          </w:p>
        </w:tc>
        <w:tc>
          <w:tcPr>
            <w:tcW w:w="2974" w:type="dxa"/>
          </w:tcPr>
          <w:p w14:paraId="361CDA7A" w14:textId="14548933" w:rsidR="00A2661E" w:rsidRPr="00627F02" w:rsidRDefault="00A2661E" w:rsidP="005F2697">
            <w:r w:rsidRPr="00627F02">
              <w:t>Операционный реквизит чека, 1270</w:t>
            </w:r>
          </w:p>
        </w:tc>
        <w:tc>
          <w:tcPr>
            <w:tcW w:w="3260" w:type="dxa"/>
          </w:tcPr>
          <w:p w14:paraId="0BF63C43" w14:textId="62659F29" w:rsidR="00A2661E" w:rsidRDefault="00A2661E" w:rsidP="00A2661E">
            <w:pPr>
              <w:rPr>
                <w:rFonts w:cs="Arial"/>
              </w:rPr>
            </w:pPr>
            <w:r>
              <w:rPr>
                <w:rFonts w:cs="Arial"/>
              </w:rPr>
              <w:t xml:space="preserve">Структура п.2.1.1.9, </w:t>
            </w:r>
          </w:p>
        </w:tc>
        <w:tc>
          <w:tcPr>
            <w:tcW w:w="3260" w:type="dxa"/>
          </w:tcPr>
          <w:p w14:paraId="5E63B14D" w14:textId="2CBAA04B" w:rsidR="00A2661E" w:rsidRDefault="00A2661E" w:rsidP="005F2697">
            <w:pPr>
              <w:rPr>
                <w:rFonts w:cs="Arial"/>
              </w:rPr>
            </w:pPr>
            <w:r>
              <w:rPr>
                <w:rFonts w:cs="Arial"/>
              </w:rPr>
              <w:t>необязательное поле</w:t>
            </w:r>
          </w:p>
        </w:tc>
      </w:tr>
      <w:tr w:rsidR="00A2661E" w:rsidRPr="008F4F86" w14:paraId="1010F23D" w14:textId="3195D108" w:rsidTr="00A2661E">
        <w:tc>
          <w:tcPr>
            <w:tcW w:w="3967" w:type="dxa"/>
          </w:tcPr>
          <w:p w14:paraId="018C8C8D" w14:textId="77777777" w:rsidR="00A2661E" w:rsidRDefault="00A2661E" w:rsidP="005F2697">
            <w:pPr>
              <w:rPr>
                <w:lang w:val="en-US"/>
              </w:rPr>
            </w:pPr>
            <w:r>
              <w:rPr>
                <w:lang w:val="en-US"/>
              </w:rPr>
              <w:t>i</w:t>
            </w:r>
            <w:r w:rsidRPr="00627F02">
              <w:rPr>
                <w:lang w:val="en-US"/>
              </w:rPr>
              <w:t>ndustryAttribute</w:t>
            </w:r>
          </w:p>
        </w:tc>
        <w:tc>
          <w:tcPr>
            <w:tcW w:w="2974" w:type="dxa"/>
          </w:tcPr>
          <w:p w14:paraId="07F8B978" w14:textId="77777777" w:rsidR="00A2661E" w:rsidRDefault="00A2661E" w:rsidP="005F2697">
            <w:r w:rsidRPr="00627F02">
              <w:t>Отраслевой реквизит чека, 1261</w:t>
            </w:r>
          </w:p>
        </w:tc>
        <w:tc>
          <w:tcPr>
            <w:tcW w:w="3260" w:type="dxa"/>
          </w:tcPr>
          <w:p w14:paraId="6BEFE591" w14:textId="6F97CF85" w:rsidR="00A2661E" w:rsidRDefault="00A2661E" w:rsidP="00A2661E">
            <w:pPr>
              <w:rPr>
                <w:rFonts w:cs="Arial"/>
              </w:rPr>
            </w:pPr>
            <w:r>
              <w:rPr>
                <w:rFonts w:cs="Arial"/>
              </w:rPr>
              <w:t xml:space="preserve">Структура п.2.1.1.10, </w:t>
            </w:r>
          </w:p>
        </w:tc>
        <w:tc>
          <w:tcPr>
            <w:tcW w:w="3260" w:type="dxa"/>
          </w:tcPr>
          <w:p w14:paraId="5B80F59F" w14:textId="0EA42D7F" w:rsidR="00A2661E" w:rsidRDefault="00A2661E" w:rsidP="005F2697">
            <w:pPr>
              <w:rPr>
                <w:rFonts w:cs="Arial"/>
              </w:rPr>
            </w:pPr>
            <w:r>
              <w:rPr>
                <w:rFonts w:cs="Arial"/>
              </w:rPr>
              <w:t>необязательное поле</w:t>
            </w:r>
          </w:p>
        </w:tc>
      </w:tr>
    </w:tbl>
    <w:p w14:paraId="7529BEB6" w14:textId="77777777" w:rsidR="00A70CAC" w:rsidRDefault="00A70CAC" w:rsidP="00A70CAC"/>
    <w:p w14:paraId="5D8640EE" w14:textId="77777777" w:rsidR="00A70CAC" w:rsidRDefault="00A70CAC" w:rsidP="00A70CAC">
      <w:pPr>
        <w:jc w:val="both"/>
      </w:pPr>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в форматах ОранжДата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lastRenderedPageBreak/>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6C217D" w:rsidRDefault="00A65FD2" w:rsidP="00A65FD2">
      <w:pPr>
        <w:rPr>
          <w:lang w:val="en-US"/>
        </w:rPr>
      </w:pPr>
      <w:r>
        <w:t>Пример</w:t>
      </w:r>
      <w:r w:rsidRPr="006C217D">
        <w:rPr>
          <w:lang w:val="en-US"/>
        </w:rPr>
        <w:t xml:space="preserve"> </w:t>
      </w:r>
      <w:r>
        <w:t>запроса</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id</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"12345678990"</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inn</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6C9C32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group</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"Main"</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key</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content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positions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quantity</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1.000</w:t>
      </w:r>
      <w:r w:rsidRPr="006C217D">
        <w:rPr>
          <w:rFonts w:ascii="Consolas" w:eastAsia="Times New Roman" w:hAnsi="Consolas" w:cs="Courier New"/>
          <w:color w:val="B4B4B4"/>
          <w:sz w:val="20"/>
          <w:szCs w:val="20"/>
          <w:lang w:val="en-US" w:eastAsia="ru-RU"/>
        </w:rPr>
        <w:t>,</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price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tax</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6</w:t>
      </w:r>
      <w:r w:rsidRPr="006C217D">
        <w:rPr>
          <w:rFonts w:ascii="Consolas" w:eastAsia="Times New Roman" w:hAnsi="Consolas" w:cs="Courier New"/>
          <w:color w:val="B4B4B4"/>
          <w:sz w:val="20"/>
          <w:szCs w:val="20"/>
          <w:lang w:val="en-US" w:eastAsia="ru-RU"/>
        </w:rPr>
        <w:t>,</w:t>
      </w:r>
    </w:p>
    <w:p w14:paraId="789F00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text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Булка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6E6A88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paymentMethodType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59DD014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paymentSubjectType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0E8651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agentType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127</w:t>
      </w:r>
      <w:r w:rsidRPr="006C217D">
        <w:rPr>
          <w:rFonts w:ascii="Consolas" w:eastAsia="Times New Roman" w:hAnsi="Consolas" w:cs="Courier New"/>
          <w:color w:val="B4B4B4"/>
          <w:sz w:val="20"/>
          <w:szCs w:val="20"/>
          <w:lang w:val="en-US" w:eastAsia="ru-RU"/>
        </w:rPr>
        <w:t>,</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agentInfo</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paymentTransferOperatorPhoneNumbers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4EB0D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paymentAgentOperation</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Какая</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то</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операция</w:t>
      </w:r>
      <w:r w:rsidRPr="006C217D">
        <w:rPr>
          <w:rFonts w:ascii="Consolas" w:eastAsia="Times New Roman" w:hAnsi="Consolas" w:cs="Courier New"/>
          <w:color w:val="D69D85"/>
          <w:sz w:val="20"/>
          <w:szCs w:val="20"/>
          <w:lang w:val="en-US" w:eastAsia="ru-RU"/>
        </w:rPr>
        <w:t> 1"</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paymentAgentPhoneNumbers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paymentOperatorPhoneNumbers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"+79200000002"</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B8B27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ООО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Атлант</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paymentOperatorAddress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Воронеж</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ул</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Недогонная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 84"</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paymentOperatorINN</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CF1D55"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eastAsia="ru-RU"/>
        </w:rPr>
        <w:t>"</w:t>
      </w:r>
      <w:r w:rsidRPr="006C217D">
        <w:rPr>
          <w:rFonts w:ascii="Consolas" w:eastAsia="Times New Roman" w:hAnsi="Consolas" w:cs="Courier New"/>
          <w:color w:val="8ACCCF"/>
          <w:sz w:val="20"/>
          <w:szCs w:val="20"/>
          <w:lang w:val="en-US" w:eastAsia="ru-RU"/>
        </w:rPr>
        <w:t>additionalAttribute</w:t>
      </w:r>
      <w:r w:rsidRPr="00CF1D55">
        <w:rPr>
          <w:rFonts w:ascii="Consolas" w:eastAsia="Times New Roman" w:hAnsi="Consolas" w:cs="Courier New"/>
          <w:color w:val="8ACCCF"/>
          <w:sz w:val="20"/>
          <w:szCs w:val="20"/>
          <w:lang w:eastAsia="ru-RU"/>
        </w:rPr>
        <w:t>"</w:t>
      </w:r>
      <w:r w:rsidRPr="00CF1D55">
        <w:rPr>
          <w:rFonts w:ascii="Consolas" w:eastAsia="Times New Roman" w:hAnsi="Consolas" w:cs="Courier New"/>
          <w:color w:val="B4B4B4"/>
          <w:sz w:val="20"/>
          <w:szCs w:val="20"/>
          <w:lang w:eastAsia="ru-RU"/>
        </w:rPr>
        <w:t>:</w:t>
      </w:r>
      <w:r w:rsidRPr="006C217D">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Доп</w:t>
      </w:r>
      <w:r w:rsidRPr="00CF1D55">
        <w:rPr>
          <w:rFonts w:ascii="Consolas" w:eastAsia="Times New Roman" w:hAnsi="Consolas" w:cs="Courier New"/>
          <w:color w:val="D69D85"/>
          <w:sz w:val="20"/>
          <w:szCs w:val="20"/>
          <w:lang w:eastAsia="ru-RU"/>
        </w:rPr>
        <w:t>.</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все</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тут</w:t>
      </w:r>
      <w:r w:rsidRPr="00CF1D55">
        <w:rPr>
          <w:rFonts w:ascii="Consolas" w:eastAsia="Times New Roman" w:hAnsi="Consolas" w:cs="Courier New"/>
          <w:color w:val="D69D85"/>
          <w:sz w:val="20"/>
          <w:szCs w:val="20"/>
          <w:lang w:eastAsia="ru-RU"/>
        </w:rPr>
        <w:t>"</w:t>
      </w:r>
      <w:r w:rsidRPr="00CF1D55">
        <w:rPr>
          <w:rFonts w:ascii="Consolas" w:eastAsia="Times New Roman" w:hAnsi="Consolas" w:cs="Courier New"/>
          <w:color w:val="B4B4B4"/>
          <w:sz w:val="20"/>
          <w:szCs w:val="20"/>
          <w:lang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manufacturerCountryCode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customsDeclarationNumber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АД</w:t>
      </w:r>
      <w:r w:rsidRPr="006C217D">
        <w:rPr>
          <w:rFonts w:ascii="Consolas" w:eastAsia="Times New Roman" w:hAnsi="Consolas" w:cs="Courier New"/>
          <w:color w:val="D69D85"/>
          <w:sz w:val="20"/>
          <w:szCs w:val="20"/>
          <w:lang w:val="en-US" w:eastAsia="ru-RU"/>
        </w:rPr>
        <w:t> 11/77 </w:t>
      </w:r>
      <w:r w:rsidRPr="00ED300B">
        <w:rPr>
          <w:rFonts w:ascii="Consolas" w:eastAsia="Times New Roman" w:hAnsi="Consolas" w:cs="Courier New"/>
          <w:color w:val="D69D85"/>
          <w:sz w:val="20"/>
          <w:szCs w:val="20"/>
          <w:lang w:eastAsia="ru-RU"/>
        </w:rPr>
        <w:t>от</w:t>
      </w:r>
      <w:r w:rsidRPr="006C217D">
        <w:rPr>
          <w:rFonts w:ascii="Consolas" w:eastAsia="Times New Roman" w:hAnsi="Consolas" w:cs="Courier New"/>
          <w:color w:val="D69D85"/>
          <w:sz w:val="20"/>
          <w:szCs w:val="20"/>
          <w:lang w:val="en-US" w:eastAsia="ru-RU"/>
        </w:rPr>
        <w:t> 01.08.2018"</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excise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23.45</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unitTaxSum</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0.23</w:t>
      </w:r>
      <w:r w:rsidRPr="006C217D">
        <w:rPr>
          <w:rFonts w:ascii="Consolas" w:eastAsia="Times New Roman" w:hAnsi="Consolas" w:cs="Courier New"/>
          <w:color w:val="B4B4B4"/>
          <w:sz w:val="20"/>
          <w:szCs w:val="20"/>
          <w:lang w:val="en-US" w:eastAsia="ru-RU"/>
        </w:rPr>
        <w:t>,</w:t>
      </w:r>
    </w:p>
    <w:p w14:paraId="7A39A7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itemCode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"010460406000600021N4N57RSCBUZTQ</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2403004002910161218</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1724010191ffd0</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92tIAF/YVoU4roQS3M/m4z78yFq0fc/WsSmLeX5QkF/YVWwy8IMYAeiQ91Xa2z/fFSJcOkb2N+uUUmfr4n0mOX0Q=="</w:t>
      </w:r>
      <w:r w:rsidRPr="006C217D">
        <w:rPr>
          <w:rFonts w:ascii="Consolas" w:eastAsia="Times New Roman" w:hAnsi="Consolas" w:cs="Courier New"/>
          <w:color w:val="B4B4B4"/>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plannedStatus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fractionalQuantity</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numerator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CD955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denominator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industryAttribute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foivId</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"012"</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causeDocumentDate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"12.08.2021"</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causeDocumentNumber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"666"</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value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barcodes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"46198532"</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"4006670128002"</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"14601234567890"</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"010460043993125621JgXJ5.T"</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mi</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"RU-401301-AAA0277031"</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"NU5DBKYDOT17ID980726019"</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quantity</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2.000</w:t>
      </w:r>
      <w:r w:rsidRPr="006C217D">
        <w:rPr>
          <w:rFonts w:ascii="Consolas" w:eastAsia="Times New Roman" w:hAnsi="Consolas" w:cs="Courier New"/>
          <w:color w:val="B4B4B4"/>
          <w:sz w:val="20"/>
          <w:szCs w:val="20"/>
          <w:lang w:val="en-US" w:eastAsia="ru-RU"/>
        </w:rPr>
        <w:t>,</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price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4.45</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tax</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680EF8A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text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Спички</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166AE5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paymentMethodType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3</w:t>
      </w:r>
      <w:r w:rsidRPr="006C217D">
        <w:rPr>
          <w:rFonts w:ascii="Consolas" w:eastAsia="Times New Roman" w:hAnsi="Consolas" w:cs="Courier New"/>
          <w:color w:val="B4B4B4"/>
          <w:sz w:val="20"/>
          <w:szCs w:val="20"/>
          <w:lang w:val="en-US" w:eastAsia="ru-RU"/>
        </w:rPr>
        <w:t>,</w:t>
      </w:r>
    </w:p>
    <w:p w14:paraId="7B3BCB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paymentSubjectType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13</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supplierINN</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"9715225506"</w:t>
      </w:r>
      <w:r w:rsidRPr="006C217D">
        <w:rPr>
          <w:rFonts w:ascii="Consolas" w:eastAsia="Times New Roman" w:hAnsi="Consolas" w:cs="Courier New"/>
          <w:color w:val="B4B4B4"/>
          <w:sz w:val="20"/>
          <w:szCs w:val="20"/>
          <w:lang w:val="en-US" w:eastAsia="ru-RU"/>
        </w:rPr>
        <w:t>,</w:t>
      </w:r>
    </w:p>
    <w:p w14:paraId="56F3024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supplierInfo</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phoneNumbers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"+79266660011"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Адамас</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quantityMeasurementUnit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checkClose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amount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amount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taxationSystem</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customerContact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"foo@example.com"</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correctionType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causeDocumentDate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"2021-08-13T00:00:00"</w:t>
      </w:r>
      <w:r w:rsidRPr="006C217D">
        <w:rPr>
          <w:rFonts w:ascii="Consolas" w:eastAsia="Times New Roman" w:hAnsi="Consolas" w:cs="Courier New"/>
          <w:color w:val="B4B4B4"/>
          <w:sz w:val="20"/>
          <w:szCs w:val="20"/>
          <w:lang w:val="en-US" w:eastAsia="ru-RU"/>
        </w:rPr>
        <w:t>,</w:t>
      </w:r>
    </w:p>
    <w:p w14:paraId="32DD2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causeDocumentNumber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"42/666"</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additionalUserAttribute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7E0478"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7E0478">
        <w:rPr>
          <w:rFonts w:ascii="Consolas" w:eastAsia="Times New Roman" w:hAnsi="Consolas" w:cs="Courier New"/>
          <w:color w:val="8ACCCF"/>
          <w:sz w:val="20"/>
          <w:szCs w:val="20"/>
          <w:lang w:val="en-US" w:eastAsia="ru-RU"/>
        </w:rPr>
        <w:t>"</w:t>
      </w:r>
      <w:proofErr w:type="gramStart"/>
      <w:r w:rsidRPr="001B370A">
        <w:rPr>
          <w:rFonts w:ascii="Consolas" w:eastAsia="Times New Roman" w:hAnsi="Consolas" w:cs="Courier New"/>
          <w:color w:val="8ACCCF"/>
          <w:sz w:val="20"/>
          <w:szCs w:val="20"/>
          <w:lang w:val="en-US" w:eastAsia="ru-RU"/>
        </w:rPr>
        <w:t>name</w:t>
      </w:r>
      <w:proofErr w:type="gramEnd"/>
      <w:r w:rsidRPr="007E0478">
        <w:rPr>
          <w:rFonts w:ascii="Consolas" w:eastAsia="Times New Roman" w:hAnsi="Consolas" w:cs="Courier New"/>
          <w:color w:val="8ACCCF"/>
          <w:sz w:val="20"/>
          <w:szCs w:val="20"/>
          <w:lang w:val="en-US" w:eastAsia="ru-RU"/>
        </w:rPr>
        <w:t>"</w:t>
      </w:r>
      <w:r w:rsidRPr="007E0478">
        <w:rPr>
          <w:rFonts w:ascii="Consolas" w:eastAsia="Times New Roman" w:hAnsi="Consolas" w:cs="Courier New"/>
          <w:color w:val="B4B4B4"/>
          <w:sz w:val="20"/>
          <w:szCs w:val="20"/>
          <w:lang w:val="en-US" w:eastAsia="ru-RU"/>
        </w:rPr>
        <w:t>:</w:t>
      </w:r>
      <w:r w:rsidRPr="001B370A">
        <w:rPr>
          <w:rFonts w:ascii="Consolas" w:eastAsia="Times New Roman" w:hAnsi="Consolas" w:cs="Courier New"/>
          <w:color w:val="DFDFBF"/>
          <w:sz w:val="20"/>
          <w:szCs w:val="20"/>
          <w:lang w:val="en-US" w:eastAsia="ru-RU"/>
        </w:rPr>
        <w:t> </w:t>
      </w:r>
      <w:r w:rsidRPr="007E0478">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Любимая</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цитата</w:t>
      </w:r>
      <w:r w:rsidRPr="007E0478">
        <w:rPr>
          <w:rFonts w:ascii="Consolas" w:eastAsia="Times New Roman" w:hAnsi="Consolas" w:cs="Courier New"/>
          <w:color w:val="D69D85"/>
          <w:sz w:val="20"/>
          <w:szCs w:val="20"/>
          <w:lang w:val="en-US" w:eastAsia="ru-RU"/>
        </w:rPr>
        <w:t>"</w:t>
      </w:r>
      <w:r w:rsidRPr="007E0478">
        <w:rPr>
          <w:rFonts w:ascii="Consolas" w:eastAsia="Times New Roman" w:hAnsi="Consolas" w:cs="Courier New"/>
          <w:color w:val="B4B4B4"/>
          <w:sz w:val="20"/>
          <w:szCs w:val="20"/>
          <w:lang w:val="en-US"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automatNumber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w:t>
      </w:r>
      <w:r w:rsidRPr="006C217D">
        <w:rPr>
          <w:rFonts w:ascii="Consolas" w:eastAsia="Times New Roman" w:hAnsi="Consolas" w:cs="Courier New"/>
          <w:color w:val="B4B4B4"/>
          <w:sz w:val="20"/>
          <w:szCs w:val="20"/>
          <w:lang w:val="en-US" w:eastAsia="ru-RU"/>
        </w:rPr>
        <w:t>,</w:t>
      </w:r>
    </w:p>
    <w:p w14:paraId="3C8C60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settlementAddress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г</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Москва</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Красная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площадь</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.1"</w:t>
      </w:r>
      <w:r w:rsidRPr="006C217D">
        <w:rPr>
          <w:rFonts w:ascii="Consolas" w:eastAsia="Times New Roman" w:hAnsi="Consolas" w:cs="Courier New"/>
          <w:color w:val="B4B4B4"/>
          <w:sz w:val="20"/>
          <w:szCs w:val="20"/>
          <w:lang w:val="en-US" w:eastAsia="ru-RU"/>
        </w:rPr>
        <w:t>,</w:t>
      </w:r>
    </w:p>
    <w:p w14:paraId="7066AB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settlementPlace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Палата</w:t>
      </w:r>
      <w:r w:rsidRPr="006C217D">
        <w:rPr>
          <w:rFonts w:ascii="Consolas" w:eastAsia="Times New Roman" w:hAnsi="Consolas" w:cs="Courier New"/>
          <w:color w:val="D69D85"/>
          <w:sz w:val="20"/>
          <w:szCs w:val="20"/>
          <w:lang w:val="en-US" w:eastAsia="ru-RU"/>
        </w:rPr>
        <w:t> №6"</w:t>
      </w:r>
      <w:r w:rsidRPr="006C217D">
        <w:rPr>
          <w:rFonts w:ascii="Consolas" w:eastAsia="Times New Roman" w:hAnsi="Consolas" w:cs="Courier New"/>
          <w:color w:val="B4B4B4"/>
          <w:sz w:val="20"/>
          <w:szCs w:val="20"/>
          <w:lang w:val="en-US" w:eastAsia="ru-RU"/>
        </w:rPr>
        <w:t>,</w:t>
      </w:r>
    </w:p>
    <w:p w14:paraId="2DCBBD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additionalAttribute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Доп</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чека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C33D0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cashier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Кассир</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ADAFE6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senderEmail</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"ru@example.mail"</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customerInfo</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23C68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name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Кузнецов</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Иван</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Петрович</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284CB6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inn</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5B7C463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birthDate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"15.09.1988"</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citizenship</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identityDocumentCode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identityDocumentData</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"multipassport"</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address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Басеенная</w:t>
      </w:r>
      <w:r w:rsidRPr="006C217D">
        <w:rPr>
          <w:rFonts w:ascii="Consolas" w:eastAsia="Times New Roman" w:hAnsi="Consolas" w:cs="Courier New"/>
          <w:color w:val="D69D85"/>
          <w:sz w:val="20"/>
          <w:szCs w:val="20"/>
          <w:lang w:val="en-US" w:eastAsia="ru-RU"/>
        </w:rPr>
        <w:t> 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operationalAttribute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date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"2021-08-12T18:36:16"</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id</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value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industryAttribute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foivId</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causeDocumentDate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"11.08.2021"</w:t>
      </w:r>
      <w:r w:rsidRPr="006C217D">
        <w:rPr>
          <w:rFonts w:ascii="Consolas" w:eastAsia="Times New Roman" w:hAnsi="Consolas" w:cs="Courier New"/>
          <w:color w:val="B4B4B4"/>
          <w:sz w:val="20"/>
          <w:szCs w:val="20"/>
          <w:lang w:val="en-US" w:eastAsia="ru-RU"/>
        </w:rPr>
        <w:t>,</w:t>
      </w:r>
    </w:p>
    <w:p w14:paraId="5C61011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causeDocumentNumber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"999"</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value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ffdVersion</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meta</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"some meta"</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callbackUrl</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"http://call.back/?doc=2"</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"ignoreItemCodeCheck"</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lastRenderedPageBreak/>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974" w:name="_Toc80026508"/>
      <w:r>
        <w:t>2.7.</w:t>
      </w:r>
      <w:r w:rsidRPr="005560E2">
        <w:t>2</w:t>
      </w:r>
      <w:r>
        <w:t xml:space="preserve"> Тело ответа с ошибками обработки запроса</w:t>
      </w:r>
      <w:bookmarkEnd w:id="974"/>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Массив ошибок обработки запроса</w:t>
            </w:r>
          </w:p>
        </w:tc>
        <w:tc>
          <w:tcPr>
            <w:tcW w:w="3320" w:type="dxa"/>
          </w:tcPr>
          <w:p w14:paraId="243846A9" w14:textId="77777777" w:rsidR="004757E9" w:rsidRDefault="004757E9" w:rsidP="004F2C8C">
            <w:pPr>
              <w:rPr>
                <w:rFonts w:cs="Arial"/>
              </w:rPr>
            </w:pPr>
            <w:r>
              <w:rPr>
                <w:rFonts w:cs="Arial"/>
              </w:rPr>
              <w:t>Массив строк</w:t>
            </w:r>
          </w:p>
        </w:tc>
      </w:tr>
    </w:tbl>
    <w:p w14:paraId="583741B3" w14:textId="77777777" w:rsidR="004757E9" w:rsidRDefault="004757E9" w:rsidP="004757E9">
      <w:pPr>
        <w:rPr>
          <w:lang w:val="en-US"/>
        </w:rPr>
      </w:pPr>
    </w:p>
    <w:p w14:paraId="5AE063B7" w14:textId="77777777" w:rsidR="004757E9" w:rsidRDefault="004757E9" w:rsidP="004757E9">
      <w:r>
        <w:t>Пример ответа с ошибкой:</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975" w:name="_Toc80026509"/>
      <w:r w:rsidRPr="002B3ED4">
        <w:lastRenderedPageBreak/>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975"/>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correction12/{inn}/status/{document_id}</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197019F" w14:textId="77777777" w:rsidR="00F5370D" w:rsidRPr="000C255B" w:rsidRDefault="00F5370D" w:rsidP="00F5370D">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0C611B14" w14:textId="77777777" w:rsidR="00F5370D" w:rsidRDefault="00F5370D" w:rsidP="00F5370D">
      <w:pPr>
        <w:rPr>
          <w:rFonts w:cs="Arial"/>
        </w:rPr>
      </w:pPr>
    </w:p>
    <w:p w14:paraId="0458747C" w14:textId="77777777" w:rsidR="00F5370D" w:rsidRDefault="00F5370D" w:rsidP="00F5370D">
      <w:r>
        <w:t xml:space="preserve">Ответ: </w:t>
      </w:r>
      <w:r>
        <w:rPr>
          <w:lang w:val="en-US"/>
        </w:rPr>
        <w:t>api</w:t>
      </w:r>
      <w:r w:rsidRPr="00197C7F">
        <w:t xml:space="preserve"> </w:t>
      </w:r>
      <w:r>
        <w:t>может возвращать следующие статус-коды</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5B2E7A68" w14:textId="77777777" w:rsidR="00F5370D" w:rsidRDefault="00F5370D" w:rsidP="00F5370D">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211AC06C" w14:textId="77777777" w:rsidR="00F5370D" w:rsidRDefault="00F5370D" w:rsidP="00F5370D">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1A54C481" w14:textId="18738690" w:rsidR="00F5370D" w:rsidRDefault="00F5370D" w:rsidP="00F5370D">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370700">
        <w:t>8</w:t>
      </w:r>
      <w:r>
        <w:t>.1</w:t>
      </w:r>
    </w:p>
    <w:p w14:paraId="58173CDC" w14:textId="77777777" w:rsidR="00E91894" w:rsidRPr="00B509A4" w:rsidRDefault="00E91894" w:rsidP="00E91894">
      <w:pPr>
        <w:pStyle w:val="ac"/>
        <w:numPr>
          <w:ilvl w:val="0"/>
          <w:numId w:val="2"/>
        </w:numPr>
        <w:spacing w:after="0" w:line="240" w:lineRule="auto"/>
      </w:pPr>
      <w:r w:rsidRPr="00614CB5">
        <w:t xml:space="preserve">422, Unprocessable Entity – </w:t>
      </w:r>
      <w:r>
        <w:t>документ не может быть обработан из-за ошибок проверки КМ, тело ответа п.2.2.</w:t>
      </w:r>
      <w:r w:rsidRPr="00750BF1">
        <w:t>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976" w:name="_Toc80026510"/>
      <w:r w:rsidRPr="00E91894">
        <w:t>2.</w:t>
      </w:r>
      <w:r w:rsidR="00370700">
        <w:t>8</w:t>
      </w:r>
      <w:r w:rsidRPr="00E91894">
        <w:t xml:space="preserve">.1 </w:t>
      </w:r>
      <w:r>
        <w:t>Тело ответа</w:t>
      </w:r>
      <w:bookmarkEnd w:id="976"/>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Идентификатор документа</w:t>
            </w:r>
          </w:p>
        </w:tc>
        <w:tc>
          <w:tcPr>
            <w:tcW w:w="2979" w:type="dxa"/>
          </w:tcPr>
          <w:p w14:paraId="24F0ED82" w14:textId="77777777" w:rsidR="004F2C8C" w:rsidRDefault="004F2C8C" w:rsidP="004F2C8C">
            <w:pPr>
              <w:rPr>
                <w:rFonts w:cs="Arial"/>
              </w:rPr>
            </w:pPr>
            <w:r>
              <w:rPr>
                <w:rFonts w:cs="Arial"/>
              </w:rPr>
              <w:t xml:space="preserve">Строка от 1 до </w:t>
            </w:r>
            <w:r>
              <w:rPr>
                <w:rFonts w:cs="Arial"/>
                <w:lang w:val="en-US"/>
              </w:rPr>
              <w:t>64</w:t>
            </w:r>
            <w:r>
              <w:rPr>
                <w:rFonts w:cs="Arial"/>
              </w:rPr>
              <w:t xml:space="preserve"> символов</w:t>
            </w:r>
          </w:p>
        </w:tc>
      </w:tr>
      <w:tr w:rsidR="004F2C8C" w:rsidRPr="008F4F86" w14:paraId="3946FC9A" w14:textId="77777777" w:rsidTr="004F2C8C">
        <w:tc>
          <w:tcPr>
            <w:tcW w:w="2465" w:type="dxa"/>
          </w:tcPr>
          <w:p w14:paraId="72F191FA" w14:textId="77777777" w:rsidR="004F2C8C" w:rsidRDefault="004F2C8C" w:rsidP="004F2C8C">
            <w:pPr>
              <w:rPr>
                <w:rFonts w:cs="Arial"/>
                <w:lang w:val="en-US"/>
              </w:rPr>
            </w:pPr>
            <w:r>
              <w:rPr>
                <w:rFonts w:cs="Arial"/>
                <w:lang w:val="en-US"/>
              </w:rPr>
              <w:t>d</w:t>
            </w:r>
            <w:r w:rsidRPr="00D71290">
              <w:rPr>
                <w:rFonts w:cs="Arial"/>
              </w:rPr>
              <w:t>eviceSN</w:t>
            </w:r>
          </w:p>
        </w:tc>
        <w:tc>
          <w:tcPr>
            <w:tcW w:w="4839" w:type="dxa"/>
          </w:tcPr>
          <w:p w14:paraId="387A24B3" w14:textId="77777777" w:rsidR="004F2C8C" w:rsidRPr="00D71290" w:rsidRDefault="004F2C8C" w:rsidP="004F2C8C">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0DEAAB0" w14:textId="77777777" w:rsidR="004F2C8C" w:rsidRDefault="004F2C8C" w:rsidP="004F2C8C">
            <w:pPr>
              <w:rPr>
                <w:rFonts w:cs="Arial"/>
              </w:rPr>
            </w:pPr>
            <w:r>
              <w:rPr>
                <w:rFonts w:cs="Arial"/>
              </w:rPr>
              <w:t>Строка до 20 символов</w:t>
            </w:r>
          </w:p>
        </w:tc>
      </w:tr>
      <w:tr w:rsidR="004F2C8C" w:rsidRPr="008F4F86" w14:paraId="3FDE2E39" w14:textId="77777777" w:rsidTr="004F2C8C">
        <w:tc>
          <w:tcPr>
            <w:tcW w:w="2465" w:type="dxa"/>
          </w:tcPr>
          <w:p w14:paraId="7355718A" w14:textId="77777777" w:rsidR="004F2C8C" w:rsidRPr="00D71290" w:rsidRDefault="004F2C8C" w:rsidP="004F2C8C">
            <w:pPr>
              <w:rPr>
                <w:rFonts w:cs="Arial"/>
              </w:rPr>
            </w:pPr>
            <w:r>
              <w:rPr>
                <w:rFonts w:cs="Arial"/>
                <w:lang w:val="en-US"/>
              </w:rPr>
              <w:t>d</w:t>
            </w:r>
            <w:r w:rsidRPr="00D71290">
              <w:rPr>
                <w:rFonts w:cs="Arial"/>
              </w:rPr>
              <w:t>eviceRN</w:t>
            </w:r>
          </w:p>
        </w:tc>
        <w:tc>
          <w:tcPr>
            <w:tcW w:w="4839" w:type="dxa"/>
          </w:tcPr>
          <w:p w14:paraId="2FF1B3EB" w14:textId="77777777" w:rsidR="004F2C8C" w:rsidRDefault="004F2C8C" w:rsidP="004F2C8C">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669010B7" w14:textId="77777777" w:rsidR="004F2C8C" w:rsidRDefault="004F2C8C" w:rsidP="004F2C8C">
            <w:pPr>
              <w:rPr>
                <w:rFonts w:cs="Arial"/>
              </w:rPr>
            </w:pPr>
            <w:r>
              <w:rPr>
                <w:rFonts w:cs="Arial"/>
              </w:rPr>
              <w:t>Строка до 20 символов</w:t>
            </w:r>
          </w:p>
        </w:tc>
      </w:tr>
      <w:tr w:rsidR="004F2C8C" w:rsidRPr="008F4F86" w14:paraId="054BE45B" w14:textId="77777777" w:rsidTr="004F2C8C">
        <w:tc>
          <w:tcPr>
            <w:tcW w:w="2465" w:type="dxa"/>
          </w:tcPr>
          <w:p w14:paraId="49A01035" w14:textId="77777777" w:rsidR="004F2C8C" w:rsidRPr="00D71290" w:rsidRDefault="004F2C8C" w:rsidP="004F2C8C">
            <w:pPr>
              <w:rPr>
                <w:rFonts w:cs="Arial"/>
              </w:rPr>
            </w:pPr>
            <w:r>
              <w:rPr>
                <w:rFonts w:cs="Arial"/>
                <w:lang w:val="en-US"/>
              </w:rPr>
              <w:t>fs</w:t>
            </w:r>
            <w:r w:rsidRPr="00D71290">
              <w:rPr>
                <w:rFonts w:cs="Arial"/>
              </w:rPr>
              <w:t>Number</w:t>
            </w:r>
          </w:p>
        </w:tc>
        <w:tc>
          <w:tcPr>
            <w:tcW w:w="4839" w:type="dxa"/>
          </w:tcPr>
          <w:p w14:paraId="1C9A9061" w14:textId="77777777" w:rsidR="004F2C8C" w:rsidRDefault="004F2C8C" w:rsidP="004F2C8C">
            <w:pPr>
              <w:rPr>
                <w:rFonts w:cs="Arial"/>
              </w:rPr>
            </w:pPr>
            <w:r>
              <w:rPr>
                <w:rFonts w:cs="Arial"/>
              </w:rPr>
              <w:t>Номер фискального накопителя</w:t>
            </w:r>
          </w:p>
        </w:tc>
        <w:tc>
          <w:tcPr>
            <w:tcW w:w="2979" w:type="dxa"/>
          </w:tcPr>
          <w:p w14:paraId="70A1ABE2" w14:textId="77777777" w:rsidR="004F2C8C" w:rsidRDefault="004F2C8C" w:rsidP="004F2C8C">
            <w:pPr>
              <w:rPr>
                <w:rFonts w:cs="Arial"/>
              </w:rPr>
            </w:pPr>
            <w:r>
              <w:rPr>
                <w:rFonts w:cs="Arial"/>
              </w:rPr>
              <w:t>Строка 16 символов</w:t>
            </w:r>
          </w:p>
        </w:tc>
      </w:tr>
      <w:tr w:rsidR="004F2C8C" w:rsidRPr="008F4F86" w14:paraId="0E68F7E9" w14:textId="77777777" w:rsidTr="004F2C8C">
        <w:tc>
          <w:tcPr>
            <w:tcW w:w="2465" w:type="dxa"/>
          </w:tcPr>
          <w:p w14:paraId="4B843639" w14:textId="77777777" w:rsidR="004F2C8C" w:rsidRPr="00D71290" w:rsidRDefault="004F2C8C" w:rsidP="004F2C8C">
            <w:pPr>
              <w:rPr>
                <w:rFonts w:cs="Arial"/>
              </w:rPr>
            </w:pPr>
            <w:r>
              <w:rPr>
                <w:rFonts w:cs="Arial"/>
                <w:lang w:val="en-US"/>
              </w:rPr>
              <w:t>ofd</w:t>
            </w:r>
            <w:r w:rsidRPr="00D71290">
              <w:rPr>
                <w:rFonts w:cs="Arial"/>
              </w:rPr>
              <w:t>Name</w:t>
            </w:r>
          </w:p>
        </w:tc>
        <w:tc>
          <w:tcPr>
            <w:tcW w:w="4839" w:type="dxa"/>
          </w:tcPr>
          <w:p w14:paraId="2A210745" w14:textId="77777777" w:rsidR="004F2C8C" w:rsidRPr="00D71290" w:rsidRDefault="004F2C8C" w:rsidP="004F2C8C">
            <w:pPr>
              <w:rPr>
                <w:rFonts w:cs="Arial"/>
              </w:rPr>
            </w:pPr>
            <w:r>
              <w:rPr>
                <w:rFonts w:cs="Arial"/>
              </w:rPr>
              <w:t>Наименование ОФД</w:t>
            </w:r>
          </w:p>
        </w:tc>
        <w:tc>
          <w:tcPr>
            <w:tcW w:w="2979" w:type="dxa"/>
          </w:tcPr>
          <w:p w14:paraId="50209E62" w14:textId="77777777" w:rsidR="004F2C8C" w:rsidRDefault="004F2C8C" w:rsidP="004F2C8C">
            <w:pPr>
              <w:rPr>
                <w:rFonts w:cs="Arial"/>
              </w:rPr>
            </w:pPr>
            <w:r>
              <w:rPr>
                <w:rFonts w:cs="Arial"/>
              </w:rPr>
              <w:t>Строка до 256 символов</w:t>
            </w:r>
          </w:p>
        </w:tc>
      </w:tr>
      <w:tr w:rsidR="004F2C8C" w:rsidRPr="008F4F86" w14:paraId="47FB1164" w14:textId="77777777" w:rsidTr="004F2C8C">
        <w:tc>
          <w:tcPr>
            <w:tcW w:w="2465" w:type="dxa"/>
          </w:tcPr>
          <w:p w14:paraId="6BFB651B" w14:textId="77777777" w:rsidR="004F2C8C" w:rsidRPr="00D71290" w:rsidRDefault="004F2C8C" w:rsidP="004F2C8C">
            <w:pPr>
              <w:rPr>
                <w:rFonts w:cs="Arial"/>
              </w:rPr>
            </w:pPr>
            <w:r>
              <w:rPr>
                <w:rFonts w:cs="Arial"/>
                <w:lang w:val="en-US"/>
              </w:rPr>
              <w:t>odf</w:t>
            </w:r>
            <w:r w:rsidRPr="009E5A50">
              <w:rPr>
                <w:rFonts w:cs="Arial"/>
              </w:rPr>
              <w:t>Website</w:t>
            </w:r>
          </w:p>
        </w:tc>
        <w:tc>
          <w:tcPr>
            <w:tcW w:w="4839" w:type="dxa"/>
          </w:tcPr>
          <w:p w14:paraId="2662B73E" w14:textId="77777777" w:rsidR="004F2C8C" w:rsidRPr="009E5A50" w:rsidRDefault="004F2C8C" w:rsidP="004F2C8C">
            <w:pPr>
              <w:rPr>
                <w:rFonts w:cs="Arial"/>
              </w:rPr>
            </w:pPr>
            <w:r>
              <w:rPr>
                <w:rFonts w:cs="Arial"/>
                <w:lang w:val="en-US"/>
              </w:rPr>
              <w:t>Web-</w:t>
            </w:r>
            <w:r>
              <w:rPr>
                <w:rFonts w:cs="Arial"/>
              </w:rPr>
              <w:t>сайт ОФД</w:t>
            </w:r>
          </w:p>
        </w:tc>
        <w:tc>
          <w:tcPr>
            <w:tcW w:w="2979" w:type="dxa"/>
          </w:tcPr>
          <w:p w14:paraId="341C97DF" w14:textId="77777777" w:rsidR="004F2C8C" w:rsidRDefault="004F2C8C" w:rsidP="004F2C8C">
            <w:pPr>
              <w:rPr>
                <w:rFonts w:cs="Arial"/>
              </w:rPr>
            </w:pPr>
            <w:r>
              <w:rPr>
                <w:rFonts w:cs="Arial"/>
              </w:rPr>
              <w:t>Строка до 58? символов</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r>
              <w:rPr>
                <w:rFonts w:cs="Arial"/>
                <w:lang w:val="en-US"/>
              </w:rPr>
              <w:t>odfINN</w:t>
            </w:r>
          </w:p>
        </w:tc>
        <w:tc>
          <w:tcPr>
            <w:tcW w:w="4839" w:type="dxa"/>
          </w:tcPr>
          <w:p w14:paraId="2314AC24" w14:textId="77777777" w:rsidR="004F2C8C" w:rsidRPr="00B72AEC" w:rsidRDefault="004F2C8C" w:rsidP="004F2C8C">
            <w:pPr>
              <w:rPr>
                <w:rFonts w:cs="Arial"/>
              </w:rPr>
            </w:pPr>
            <w:r>
              <w:rPr>
                <w:rFonts w:cs="Arial"/>
              </w:rPr>
              <w:t>ИНН ОФД</w:t>
            </w:r>
          </w:p>
        </w:tc>
        <w:tc>
          <w:tcPr>
            <w:tcW w:w="2979" w:type="dxa"/>
          </w:tcPr>
          <w:p w14:paraId="6B1CB3B9" w14:textId="77777777" w:rsidR="004F2C8C" w:rsidRDefault="004F2C8C" w:rsidP="004F2C8C">
            <w:pPr>
              <w:rPr>
                <w:rFonts w:cs="Arial"/>
              </w:rPr>
            </w:pPr>
            <w:r>
              <w:rPr>
                <w:rFonts w:cs="Arial"/>
              </w:rPr>
              <w:t>Строка 12 символов</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r>
              <w:rPr>
                <w:rFonts w:cs="Arial"/>
                <w:lang w:val="en-US"/>
              </w:rPr>
              <w:t>fnsWebsite</w:t>
            </w:r>
          </w:p>
        </w:tc>
        <w:tc>
          <w:tcPr>
            <w:tcW w:w="4839" w:type="dxa"/>
          </w:tcPr>
          <w:p w14:paraId="36DD2677" w14:textId="77777777" w:rsidR="004F2C8C" w:rsidRPr="00B72AEC" w:rsidRDefault="004F2C8C" w:rsidP="004F2C8C">
            <w:pPr>
              <w:rPr>
                <w:rFonts w:cs="Arial"/>
                <w:lang w:val="en-US"/>
              </w:rPr>
            </w:pPr>
            <w:r>
              <w:rPr>
                <w:rFonts w:cs="Arial"/>
                <w:lang w:val="en-US"/>
              </w:rPr>
              <w:t>Web-</w:t>
            </w:r>
            <w:r>
              <w:rPr>
                <w:rFonts w:cs="Arial"/>
              </w:rPr>
              <w:t>сайт ФНС</w:t>
            </w:r>
          </w:p>
        </w:tc>
        <w:tc>
          <w:tcPr>
            <w:tcW w:w="2979" w:type="dxa"/>
          </w:tcPr>
          <w:p w14:paraId="5D1985E9" w14:textId="77777777" w:rsidR="004F2C8C" w:rsidRDefault="004F2C8C" w:rsidP="004F2C8C">
            <w:pPr>
              <w:rPr>
                <w:rFonts w:cs="Arial"/>
              </w:rPr>
            </w:pPr>
            <w:r>
              <w:rPr>
                <w:rFonts w:cs="Arial"/>
              </w:rPr>
              <w:t>Строка до 256 символов</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r>
              <w:rPr>
                <w:rFonts w:cs="Arial"/>
                <w:lang w:val="en-US"/>
              </w:rPr>
              <w:lastRenderedPageBreak/>
              <w:t>companyINN</w:t>
            </w:r>
          </w:p>
        </w:tc>
        <w:tc>
          <w:tcPr>
            <w:tcW w:w="4839" w:type="dxa"/>
          </w:tcPr>
          <w:p w14:paraId="0465B4E2" w14:textId="77777777" w:rsidR="004F2C8C" w:rsidRPr="00B2081D" w:rsidRDefault="004F2C8C" w:rsidP="004F2C8C">
            <w:pPr>
              <w:rPr>
                <w:rFonts w:cs="Arial"/>
              </w:rPr>
            </w:pPr>
            <w:r>
              <w:rPr>
                <w:rFonts w:cs="Arial"/>
              </w:rPr>
              <w:t>ИНН пользователя</w:t>
            </w:r>
          </w:p>
        </w:tc>
        <w:tc>
          <w:tcPr>
            <w:tcW w:w="2979" w:type="dxa"/>
          </w:tcPr>
          <w:p w14:paraId="4CD8EDEF" w14:textId="77777777" w:rsidR="004F2C8C" w:rsidRDefault="004F2C8C" w:rsidP="004F2C8C">
            <w:pPr>
              <w:rPr>
                <w:rFonts w:cs="Arial"/>
              </w:rPr>
            </w:pPr>
            <w:r>
              <w:rPr>
                <w:rFonts w:cs="Arial"/>
              </w:rPr>
              <w:t>Строка 12 символов</w:t>
            </w:r>
          </w:p>
        </w:tc>
      </w:tr>
      <w:tr w:rsidR="004F2C8C" w:rsidRPr="008F4F86" w14:paraId="7C69568F" w14:textId="77777777" w:rsidTr="004F2C8C">
        <w:tc>
          <w:tcPr>
            <w:tcW w:w="2465" w:type="dxa"/>
          </w:tcPr>
          <w:p w14:paraId="06D9713C" w14:textId="77777777" w:rsidR="004F2C8C" w:rsidRPr="009E5A50" w:rsidRDefault="004F2C8C" w:rsidP="004F2C8C">
            <w:pPr>
              <w:rPr>
                <w:rFonts w:cs="Arial"/>
              </w:rPr>
            </w:pPr>
            <w:r>
              <w:rPr>
                <w:rFonts w:cs="Arial"/>
                <w:lang w:val="en-US"/>
              </w:rPr>
              <w:t>c</w:t>
            </w:r>
            <w:r w:rsidRPr="009E5A50">
              <w:rPr>
                <w:rFonts w:cs="Arial"/>
              </w:rPr>
              <w:t>ompanyName</w:t>
            </w:r>
          </w:p>
        </w:tc>
        <w:tc>
          <w:tcPr>
            <w:tcW w:w="4839" w:type="dxa"/>
          </w:tcPr>
          <w:p w14:paraId="5ED9B2CF" w14:textId="77777777" w:rsidR="004F2C8C" w:rsidRPr="009E5A50" w:rsidRDefault="004F2C8C" w:rsidP="004F2C8C">
            <w:pPr>
              <w:rPr>
                <w:rFonts w:cs="Arial"/>
              </w:rPr>
            </w:pPr>
            <w:r>
              <w:rPr>
                <w:rFonts w:cs="Arial"/>
              </w:rPr>
              <w:t>Наименование пользователя</w:t>
            </w:r>
          </w:p>
        </w:tc>
        <w:tc>
          <w:tcPr>
            <w:tcW w:w="2979" w:type="dxa"/>
          </w:tcPr>
          <w:p w14:paraId="60AD88E3" w14:textId="77777777" w:rsidR="004F2C8C" w:rsidRDefault="004F2C8C" w:rsidP="004F2C8C">
            <w:pPr>
              <w:rPr>
                <w:rFonts w:cs="Arial"/>
              </w:rPr>
            </w:pPr>
            <w:r>
              <w:rPr>
                <w:rFonts w:cs="Arial"/>
              </w:rPr>
              <w:t>Строка до 256 символов</w:t>
            </w:r>
          </w:p>
        </w:tc>
      </w:tr>
      <w:tr w:rsidR="004F2C8C" w:rsidRPr="008F4F86" w14:paraId="5AEFEF36" w14:textId="77777777" w:rsidTr="004F2C8C">
        <w:tc>
          <w:tcPr>
            <w:tcW w:w="2465" w:type="dxa"/>
          </w:tcPr>
          <w:p w14:paraId="702AB3F1" w14:textId="77777777" w:rsidR="004F2C8C" w:rsidRPr="009E5A50" w:rsidRDefault="004F2C8C" w:rsidP="004F2C8C">
            <w:pPr>
              <w:rPr>
                <w:rFonts w:cs="Arial"/>
              </w:rPr>
            </w:pPr>
            <w:r>
              <w:rPr>
                <w:rFonts w:cs="Arial"/>
                <w:lang w:val="en-US"/>
              </w:rPr>
              <w:t>d</w:t>
            </w:r>
            <w:r w:rsidRPr="009E5A50">
              <w:rPr>
                <w:rFonts w:cs="Arial"/>
              </w:rPr>
              <w:t>ocumentNumber</w:t>
            </w:r>
          </w:p>
        </w:tc>
        <w:tc>
          <w:tcPr>
            <w:tcW w:w="4839" w:type="dxa"/>
          </w:tcPr>
          <w:p w14:paraId="31461877" w14:textId="77777777" w:rsidR="004F2C8C" w:rsidRDefault="004F2C8C" w:rsidP="004F2C8C">
            <w:pPr>
              <w:rPr>
                <w:rFonts w:cs="Arial"/>
              </w:rPr>
            </w:pPr>
            <w:r w:rsidRPr="00CE2490">
              <w:rPr>
                <w:rFonts w:cs="Arial"/>
              </w:rPr>
              <w:t>Номер ФД</w:t>
            </w:r>
          </w:p>
        </w:tc>
        <w:tc>
          <w:tcPr>
            <w:tcW w:w="2979" w:type="dxa"/>
          </w:tcPr>
          <w:p w14:paraId="69256711" w14:textId="77777777" w:rsidR="004F2C8C" w:rsidRDefault="004F2C8C" w:rsidP="004F2C8C">
            <w:pPr>
              <w:rPr>
                <w:rFonts w:cs="Arial"/>
              </w:rPr>
            </w:pPr>
            <w:r>
              <w:rPr>
                <w:rFonts w:cs="Arial"/>
              </w:rPr>
              <w:t>Число</w:t>
            </w:r>
          </w:p>
        </w:tc>
      </w:tr>
      <w:tr w:rsidR="004F2C8C" w:rsidRPr="008F4F86" w14:paraId="4CE998AB" w14:textId="77777777" w:rsidTr="004F2C8C">
        <w:tc>
          <w:tcPr>
            <w:tcW w:w="2465" w:type="dxa"/>
          </w:tcPr>
          <w:p w14:paraId="41B8C402" w14:textId="77777777" w:rsidR="004F2C8C" w:rsidRPr="009E5A50" w:rsidRDefault="004F2C8C" w:rsidP="004F2C8C">
            <w:pPr>
              <w:rPr>
                <w:rFonts w:cs="Arial"/>
              </w:rPr>
            </w:pPr>
            <w:r>
              <w:rPr>
                <w:rFonts w:cs="Arial"/>
                <w:lang w:val="en-US"/>
              </w:rPr>
              <w:t>s</w:t>
            </w:r>
            <w:r w:rsidRPr="009E5A50">
              <w:rPr>
                <w:rFonts w:cs="Arial"/>
              </w:rPr>
              <w:t>hiftNumber</w:t>
            </w:r>
          </w:p>
        </w:tc>
        <w:tc>
          <w:tcPr>
            <w:tcW w:w="4839" w:type="dxa"/>
          </w:tcPr>
          <w:p w14:paraId="68444EF3" w14:textId="77777777" w:rsidR="004F2C8C" w:rsidRDefault="004F2C8C" w:rsidP="004F2C8C">
            <w:pPr>
              <w:rPr>
                <w:rFonts w:cs="Arial"/>
              </w:rPr>
            </w:pPr>
            <w:r>
              <w:rPr>
                <w:rFonts w:cs="Arial"/>
              </w:rPr>
              <w:t>Номер смены</w:t>
            </w:r>
          </w:p>
        </w:tc>
        <w:tc>
          <w:tcPr>
            <w:tcW w:w="2979" w:type="dxa"/>
          </w:tcPr>
          <w:p w14:paraId="1F95B265" w14:textId="77777777" w:rsidR="004F2C8C" w:rsidRDefault="004F2C8C" w:rsidP="004F2C8C">
            <w:pPr>
              <w:rPr>
                <w:rFonts w:cs="Arial"/>
              </w:rPr>
            </w:pPr>
            <w:r>
              <w:rPr>
                <w:rFonts w:cs="Arial"/>
              </w:rPr>
              <w:t>Число</w:t>
            </w:r>
          </w:p>
        </w:tc>
      </w:tr>
      <w:tr w:rsidR="004F2C8C" w:rsidRPr="008F4F86" w14:paraId="77DA5889" w14:textId="77777777" w:rsidTr="004F2C8C">
        <w:tc>
          <w:tcPr>
            <w:tcW w:w="2465" w:type="dxa"/>
          </w:tcPr>
          <w:p w14:paraId="3892B901" w14:textId="77777777" w:rsidR="004F2C8C" w:rsidRPr="00CE2490" w:rsidRDefault="004F2C8C" w:rsidP="004F2C8C">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6FD02FE1" w14:textId="77777777" w:rsidR="004F2C8C" w:rsidRDefault="004F2C8C" w:rsidP="004F2C8C">
            <w:pPr>
              <w:rPr>
                <w:rFonts w:cs="Arial"/>
              </w:rPr>
            </w:pPr>
            <w:r>
              <w:rPr>
                <w:rFonts w:cs="Arial"/>
              </w:rPr>
              <w:t>Номер чека за смену</w:t>
            </w:r>
          </w:p>
        </w:tc>
        <w:tc>
          <w:tcPr>
            <w:tcW w:w="2979" w:type="dxa"/>
          </w:tcPr>
          <w:p w14:paraId="20C9C6BF" w14:textId="77777777" w:rsidR="004F2C8C" w:rsidRPr="00CE2490" w:rsidRDefault="004F2C8C" w:rsidP="004F2C8C">
            <w:pPr>
              <w:rPr>
                <w:rFonts w:cs="Arial"/>
              </w:rPr>
            </w:pPr>
            <w:r>
              <w:rPr>
                <w:rFonts w:cs="Arial"/>
              </w:rPr>
              <w:t>Число</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r>
              <w:rPr>
                <w:rFonts w:cs="Arial"/>
                <w:lang w:val="en-US"/>
              </w:rPr>
              <w:t>processedAt</w:t>
            </w:r>
          </w:p>
        </w:tc>
        <w:tc>
          <w:tcPr>
            <w:tcW w:w="4839" w:type="dxa"/>
          </w:tcPr>
          <w:p w14:paraId="66E258FE" w14:textId="77777777" w:rsidR="004F2C8C" w:rsidRPr="00E31914" w:rsidRDefault="004F2C8C" w:rsidP="004F2C8C">
            <w:pPr>
              <w:rPr>
                <w:rFonts w:cs="Arial"/>
              </w:rPr>
            </w:pPr>
            <w:r>
              <w:rPr>
                <w:rFonts w:cs="Arial"/>
              </w:rPr>
              <w:t>Время регистрации фискального документа в ФН</w:t>
            </w:r>
          </w:p>
        </w:tc>
        <w:tc>
          <w:tcPr>
            <w:tcW w:w="2979" w:type="dxa"/>
          </w:tcPr>
          <w:p w14:paraId="147CE7BC" w14:textId="77777777" w:rsidR="004F2C8C" w:rsidRDefault="004F2C8C" w:rsidP="004F2C8C">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Содержимое документа</w:t>
            </w:r>
          </w:p>
        </w:tc>
        <w:tc>
          <w:tcPr>
            <w:tcW w:w="2979" w:type="dxa"/>
          </w:tcPr>
          <w:p w14:paraId="1481AC0D" w14:textId="77777777" w:rsidR="004F2C8C" w:rsidRPr="00525F22" w:rsidRDefault="004F2C8C" w:rsidP="004F2C8C">
            <w:pPr>
              <w:rPr>
                <w:rFonts w:cs="Arial"/>
              </w:rPr>
            </w:pPr>
            <w:r>
              <w:rPr>
                <w:rFonts w:cs="Arial"/>
              </w:rPr>
              <w:t>Структура п.2.1.1.1</w:t>
            </w:r>
          </w:p>
        </w:tc>
      </w:tr>
      <w:tr w:rsidR="004F2C8C" w:rsidRPr="008F4F86" w14:paraId="25FF8B3B" w14:textId="77777777" w:rsidTr="004F2C8C">
        <w:tc>
          <w:tcPr>
            <w:tcW w:w="2465" w:type="dxa"/>
          </w:tcPr>
          <w:p w14:paraId="47E7B867" w14:textId="77777777" w:rsidR="004F2C8C" w:rsidRPr="009E5A50" w:rsidRDefault="004F2C8C" w:rsidP="004F2C8C">
            <w:pPr>
              <w:rPr>
                <w:rFonts w:cs="Arial"/>
              </w:rPr>
            </w:pPr>
            <w:r>
              <w:rPr>
                <w:rFonts w:cs="Arial"/>
                <w:lang w:val="en-US"/>
              </w:rPr>
              <w:t>c</w:t>
            </w:r>
            <w:r w:rsidRPr="009E5A50">
              <w:rPr>
                <w:rFonts w:cs="Arial"/>
              </w:rPr>
              <w:t>hange</w:t>
            </w:r>
          </w:p>
        </w:tc>
        <w:tc>
          <w:tcPr>
            <w:tcW w:w="4839" w:type="dxa"/>
          </w:tcPr>
          <w:p w14:paraId="1F9A29CD" w14:textId="77777777" w:rsidR="004F2C8C" w:rsidRDefault="004F2C8C" w:rsidP="004F2C8C">
            <w:pPr>
              <w:rPr>
                <w:rFonts w:cs="Arial"/>
              </w:rPr>
            </w:pPr>
            <w:r>
              <w:rPr>
                <w:rFonts w:cs="Arial"/>
              </w:rPr>
              <w:t>Сдача</w:t>
            </w:r>
          </w:p>
        </w:tc>
        <w:tc>
          <w:tcPr>
            <w:tcW w:w="2979" w:type="dxa"/>
          </w:tcPr>
          <w:p w14:paraId="784263E7" w14:textId="77777777" w:rsidR="004F2C8C" w:rsidRDefault="004F2C8C" w:rsidP="004F2C8C">
            <w:pPr>
              <w:rPr>
                <w:rFonts w:cs="Arial"/>
              </w:rPr>
            </w:pPr>
            <w:r>
              <w:rPr>
                <w:rFonts w:cs="Arial"/>
              </w:rPr>
              <w:t>Десятичное число с точностью до 2 символов после точки</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r>
              <w:rPr>
                <w:rFonts w:cs="Arial"/>
                <w:lang w:val="en-US"/>
              </w:rPr>
              <w:t>fp</w:t>
            </w:r>
          </w:p>
        </w:tc>
        <w:tc>
          <w:tcPr>
            <w:tcW w:w="4839" w:type="dxa"/>
          </w:tcPr>
          <w:p w14:paraId="5D6DCB84" w14:textId="77777777" w:rsidR="004F2C8C" w:rsidRDefault="004F2C8C" w:rsidP="004F2C8C">
            <w:pPr>
              <w:rPr>
                <w:rFonts w:cs="Arial"/>
              </w:rPr>
            </w:pPr>
            <w:r w:rsidRPr="00E664C7">
              <w:rPr>
                <w:rFonts w:cs="Arial"/>
              </w:rPr>
              <w:t>Фискальный признак</w:t>
            </w:r>
          </w:p>
        </w:tc>
        <w:tc>
          <w:tcPr>
            <w:tcW w:w="2979" w:type="dxa"/>
          </w:tcPr>
          <w:p w14:paraId="58256C54" w14:textId="77777777" w:rsidR="004F2C8C" w:rsidRPr="008B6C01" w:rsidRDefault="004F2C8C" w:rsidP="004F2C8C">
            <w:pPr>
              <w:rPr>
                <w:rFonts w:cs="Arial"/>
              </w:rPr>
            </w:pPr>
            <w:r>
              <w:rPr>
                <w:rFonts w:cs="Arial"/>
              </w:rPr>
              <w:t>Строка</w:t>
            </w:r>
            <w:r>
              <w:rPr>
                <w:rFonts w:cs="Arial"/>
                <w:lang w:val="en-US"/>
              </w:rPr>
              <w:t xml:space="preserve"> 10 </w:t>
            </w:r>
            <w:r>
              <w:rPr>
                <w:rFonts w:cs="Arial"/>
              </w:rPr>
              <w:t>символов</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r>
              <w:rPr>
                <w:rFonts w:cs="Arial"/>
                <w:lang w:val="en-US"/>
              </w:rPr>
              <w:t>callbackUrl</w:t>
            </w:r>
          </w:p>
        </w:tc>
        <w:tc>
          <w:tcPr>
            <w:tcW w:w="4839" w:type="dxa"/>
          </w:tcPr>
          <w:p w14:paraId="09BFF6CB" w14:textId="77777777" w:rsidR="004F2C8C" w:rsidRPr="009D7C38" w:rsidRDefault="004F2C8C" w:rsidP="004F2C8C">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246B9041" w14:textId="77777777" w:rsidR="004F2C8C" w:rsidRDefault="004F2C8C" w:rsidP="004F2C8C">
            <w:pPr>
              <w:rPr>
                <w:rFonts w:cs="Arial"/>
              </w:rPr>
            </w:pPr>
            <w:r>
              <w:rPr>
                <w:rFonts w:cs="Arial"/>
              </w:rPr>
              <w:t xml:space="preserve">Строка от 1 до 1024 символов или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Метаданные запроса</w:t>
            </w:r>
          </w:p>
        </w:tc>
        <w:tc>
          <w:tcPr>
            <w:tcW w:w="2979" w:type="dxa"/>
          </w:tcPr>
          <w:p w14:paraId="4AAD28F5" w14:textId="77777777" w:rsidR="004F2C8C" w:rsidRDefault="004F2C8C" w:rsidP="004F2C8C">
            <w:pPr>
              <w:rPr>
                <w:rFonts w:cs="Arial"/>
              </w:rPr>
            </w:pPr>
            <w:r>
              <w:rPr>
                <w:rFonts w:cs="Arial"/>
              </w:rPr>
              <w:t xml:space="preserve">Строка от 1 до 128 символов или </w:t>
            </w:r>
            <w:r>
              <w:rPr>
                <w:rFonts w:cs="Arial"/>
                <w:lang w:val="en-US"/>
              </w:rPr>
              <w:t>null</w:t>
            </w:r>
          </w:p>
        </w:tc>
      </w:tr>
    </w:tbl>
    <w:p w14:paraId="29443A0C" w14:textId="77777777" w:rsidR="004F2C8C" w:rsidRDefault="004F2C8C" w:rsidP="004F2C8C">
      <w:pPr>
        <w:rPr>
          <w:rFonts w:cs="Arial"/>
        </w:rPr>
      </w:pPr>
    </w:p>
    <w:p w14:paraId="39739CA0" w14:textId="77777777" w:rsidR="004F2C8C" w:rsidRPr="00CF1D55" w:rsidRDefault="004F2C8C" w:rsidP="004F2C8C">
      <w:pPr>
        <w:rPr>
          <w:lang w:val="en-US"/>
        </w:rPr>
      </w:pPr>
      <w:r w:rsidRPr="00817738">
        <w:t>Пример</w:t>
      </w:r>
      <w:r w:rsidRPr="00CF1D55">
        <w:rPr>
          <w:lang w:val="en-US"/>
        </w:rPr>
        <w:t xml:space="preserve"> </w:t>
      </w:r>
      <w:r>
        <w:t>ответа</w:t>
      </w:r>
      <w:r w:rsidRPr="00CF1D55">
        <w:rPr>
          <w:lang w:val="en-US"/>
        </w:rPr>
        <w:t>:</w:t>
      </w:r>
    </w:p>
    <w:p w14:paraId="234C7DCB" w14:textId="77777777" w:rsidR="004F2C8C" w:rsidRPr="00CF1D55" w:rsidRDefault="004F2C8C" w:rsidP="004F2C8C">
      <w:pPr>
        <w:rPr>
          <w:rFonts w:cs="Arial"/>
          <w:lang w:val="en-US"/>
        </w:rPr>
      </w:pPr>
    </w:p>
    <w:p w14:paraId="48829C2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55AD61FA"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id</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77949D8B"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deviceSN</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1B6CC2A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deviceRN</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36743C89"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fsNumber</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244332A1"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ofdWebsite</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ofdinn</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fnsWebsite</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companyINN</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companyName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documentNumber</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gramStart"/>
      <w:r w:rsidRPr="00DC16FF">
        <w:rPr>
          <w:rFonts w:ascii="Consolas" w:hAnsi="Consolas" w:cs="Consolas"/>
          <w:color w:val="8ACCCF"/>
          <w:sz w:val="18"/>
          <w:szCs w:val="18"/>
          <w:lang w:val="en-US"/>
        </w:rPr>
        <w:t>shiftNumber</w:t>
      </w:r>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gramStart"/>
      <w:r w:rsidRPr="00DC16FF">
        <w:rPr>
          <w:rFonts w:ascii="Consolas" w:hAnsi="Consolas" w:cs="Consolas"/>
          <w:color w:val="8ACCCF"/>
          <w:sz w:val="18"/>
          <w:szCs w:val="18"/>
          <w:lang w:val="en-US"/>
        </w:rPr>
        <w:t>documentIndex</w:t>
      </w:r>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processedAt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content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positions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paymentMethodType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0A639BA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paymentSubjectType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paymentMethodType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76454B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paymentSubjectType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checkClose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taxationSystem</w:t>
      </w:r>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customerContact</w:t>
      </w:r>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change</w:t>
      </w:r>
      <w:proofErr w:type="gramEnd"/>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2FCD9A00" w14:textId="77777777" w:rsidR="004F2C8C" w:rsidRPr="007E0478"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7E0478">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fp</w:t>
      </w:r>
      <w:proofErr w:type="gramEnd"/>
      <w:r w:rsidRPr="007E0478">
        <w:rPr>
          <w:rFonts w:ascii="Consolas" w:hAnsi="Consolas" w:cs="Consolas"/>
          <w:color w:val="8ACCCF"/>
          <w:sz w:val="18"/>
          <w:szCs w:val="18"/>
          <w:lang w:val="en-US"/>
        </w:rPr>
        <w:t>"</w:t>
      </w:r>
      <w:r w:rsidRPr="007E0478">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7E0478">
        <w:rPr>
          <w:rFonts w:ascii="Consolas" w:hAnsi="Consolas" w:cs="Consolas"/>
          <w:color w:val="DFAF8F"/>
          <w:sz w:val="18"/>
          <w:szCs w:val="18"/>
          <w:lang w:val="en-US"/>
        </w:rPr>
        <w:t>"2364009522"</w:t>
      </w:r>
    </w:p>
    <w:p w14:paraId="7D99B2A9"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11C5FC56" w14:textId="774354CE" w:rsidR="00F5370D" w:rsidRPr="00CF1D55" w:rsidRDefault="00F5370D" w:rsidP="00044DF6">
      <w:pPr>
        <w:rPr>
          <w:lang w:val="en-US"/>
        </w:rPr>
      </w:pPr>
      <w:r w:rsidRPr="00CF1D55">
        <w:rPr>
          <w:lang w:val="en-US"/>
        </w:rPr>
        <w:br w:type="page"/>
      </w:r>
    </w:p>
    <w:p w14:paraId="7E3F436C" w14:textId="43AB9A59" w:rsidR="00D31347" w:rsidRPr="00D31347" w:rsidRDefault="00D31347" w:rsidP="00D31347">
      <w:pPr>
        <w:pStyle w:val="2"/>
      </w:pPr>
      <w:bookmarkStart w:id="977" w:name="_Toc80026511"/>
      <w:r w:rsidRPr="00391032">
        <w:lastRenderedPageBreak/>
        <w:t>2.</w:t>
      </w:r>
      <w:r>
        <w:t>9 Проверка кода маркировки</w:t>
      </w:r>
      <w:bookmarkEnd w:id="977"/>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З</w:t>
      </w:r>
      <w:r w:rsidRPr="00C16811">
        <w:rPr>
          <w:rFonts w:cs="Arial"/>
        </w:rPr>
        <w:t>апрос</w:t>
      </w:r>
      <w:r w:rsidRPr="001B370A">
        <w:rPr>
          <w:rFonts w:cs="Arial"/>
        </w:rPr>
        <w:t xml:space="preserve">: </w:t>
      </w:r>
      <w:r w:rsidRPr="00DF451F">
        <w:rPr>
          <w:rFonts w:cs="Arial"/>
          <w:b/>
          <w:lang w:val="en-US"/>
        </w:rPr>
        <w:t>POST</w:t>
      </w:r>
      <w:r w:rsidRPr="001B370A">
        <w:rPr>
          <w:rFonts w:cs="Arial"/>
        </w:rPr>
        <w:t xml:space="preserve"> </w:t>
      </w:r>
      <w:r w:rsidRPr="001B370A">
        <w:rPr>
          <w:rFonts w:cs="Arial"/>
          <w:b/>
        </w:rPr>
        <w:t>/</w:t>
      </w:r>
      <w:r w:rsidRPr="004D311A">
        <w:rPr>
          <w:rFonts w:cs="Arial"/>
          <w:b/>
          <w:lang w:val="en-US"/>
        </w:rPr>
        <w:t>api</w:t>
      </w:r>
      <w:r w:rsidRPr="001B370A">
        <w:rPr>
          <w:rFonts w:cs="Arial"/>
          <w:b/>
        </w:rPr>
        <w:t>/</w:t>
      </w:r>
      <w:r w:rsidRPr="004D311A">
        <w:rPr>
          <w:rFonts w:cs="Arial"/>
          <w:b/>
          <w:lang w:val="en-US"/>
        </w:rPr>
        <w:t>v</w:t>
      </w:r>
      <w:r w:rsidRPr="001B370A">
        <w:rPr>
          <w:rFonts w:cs="Arial"/>
          <w:b/>
        </w:rPr>
        <w:t>2/</w:t>
      </w:r>
      <w:r w:rsidR="0086758F">
        <w:rPr>
          <w:rFonts w:cs="Arial"/>
          <w:b/>
          <w:lang w:val="en-US"/>
        </w:rPr>
        <w:t>itemcode</w:t>
      </w:r>
      <w:r w:rsidRPr="001B370A">
        <w:rPr>
          <w:rFonts w:cs="Arial"/>
          <w:b/>
        </w:rPr>
        <w:t>/</w:t>
      </w:r>
    </w:p>
    <w:p w14:paraId="0651BD4F" w14:textId="77777777" w:rsidR="00D31347" w:rsidRPr="001B370A" w:rsidRDefault="00D31347" w:rsidP="00D31347">
      <w:pPr>
        <w:rPr>
          <w:rFonts w:cs="Arial"/>
        </w:rPr>
      </w:pPr>
    </w:p>
    <w:p w14:paraId="08D840D1" w14:textId="77777777" w:rsidR="00D31347" w:rsidRDefault="00D31347" w:rsidP="00D31347">
      <w:pPr>
        <w:pStyle w:val="3"/>
        <w:rPr>
          <w:rFonts w:ascii="Verdana" w:hAnsi="Verdana" w:cs="Arial"/>
        </w:rPr>
      </w:pPr>
      <w:bookmarkStart w:id="978" w:name="_Toc80026512"/>
      <w:r>
        <w:t>2.7.1 Тело запроса</w:t>
      </w:r>
      <w:bookmarkEnd w:id="978"/>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Идентификатор документа</w:t>
            </w:r>
          </w:p>
        </w:tc>
        <w:tc>
          <w:tcPr>
            <w:tcW w:w="2662" w:type="dxa"/>
          </w:tcPr>
          <w:p w14:paraId="0CB96876" w14:textId="6EBAF2B5" w:rsidR="00A2661E" w:rsidRDefault="00A2661E"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662" w:type="dxa"/>
          </w:tcPr>
          <w:p w14:paraId="3D5C82DB" w14:textId="7FB124D0" w:rsidR="00A2661E" w:rsidRDefault="00A2661E" w:rsidP="0084541F">
            <w:pPr>
              <w:rPr>
                <w:rFonts w:cs="Arial"/>
              </w:rPr>
            </w:pPr>
            <w:r>
              <w:rPr>
                <w:rFonts w:cs="Arial"/>
              </w:rPr>
              <w:t>Параметр обязательный.</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ИНН организации, для которой отправляется запрос</w:t>
            </w:r>
          </w:p>
        </w:tc>
        <w:tc>
          <w:tcPr>
            <w:tcW w:w="2662" w:type="dxa"/>
          </w:tcPr>
          <w:p w14:paraId="7ABD0A78" w14:textId="57A4F795" w:rsidR="00A2661E" w:rsidRDefault="00A2661E"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662" w:type="dxa"/>
          </w:tcPr>
          <w:p w14:paraId="382A5D51" w14:textId="49DE44C9" w:rsidR="00A2661E" w:rsidRDefault="00A2661E" w:rsidP="0084541F">
            <w:pPr>
              <w:rPr>
                <w:rFonts w:cs="Arial"/>
              </w:rPr>
            </w:pPr>
            <w:r>
              <w:rPr>
                <w:rFonts w:cs="Arial"/>
              </w:rPr>
              <w:t>Параметр обязательный.</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Группа устройств, с помощью которых будет обработан запрос</w:t>
            </w:r>
          </w:p>
        </w:tc>
        <w:tc>
          <w:tcPr>
            <w:tcW w:w="2662" w:type="dxa"/>
          </w:tcPr>
          <w:p w14:paraId="4D0CC953" w14:textId="77777777" w:rsidR="00A2661E" w:rsidRPr="00E41E42" w:rsidRDefault="00A2661E" w:rsidP="0084541F">
            <w:pPr>
              <w:rPr>
                <w:rFonts w:cs="Arial"/>
              </w:rPr>
            </w:pPr>
            <w:r>
              <w:rPr>
                <w:rFonts w:cs="Arial"/>
              </w:rPr>
              <w:t xml:space="preserve">Строка от 1 до 32 символов или </w:t>
            </w:r>
            <w:r>
              <w:rPr>
                <w:rFonts w:cs="Arial"/>
                <w:lang w:val="en-US"/>
              </w:rPr>
              <w:t>null</w:t>
            </w:r>
          </w:p>
        </w:tc>
        <w:tc>
          <w:tcPr>
            <w:tcW w:w="2662" w:type="dxa"/>
          </w:tcPr>
          <w:p w14:paraId="6954CB04" w14:textId="6F01AB5C" w:rsidR="00A2661E" w:rsidRDefault="00A2661E" w:rsidP="0084541F">
            <w:pPr>
              <w:rPr>
                <w:rFonts w:cs="Arial"/>
              </w:rPr>
            </w:pPr>
            <w:r>
              <w:rPr>
                <w:rFonts w:cs="Arial"/>
              </w:rPr>
              <w:t>Параметр обязательный.</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Содержимое документа</w:t>
            </w:r>
          </w:p>
        </w:tc>
        <w:tc>
          <w:tcPr>
            <w:tcW w:w="2662" w:type="dxa"/>
          </w:tcPr>
          <w:p w14:paraId="73347182" w14:textId="0432A027" w:rsidR="00A2661E" w:rsidRPr="00525F22" w:rsidRDefault="00A2661E" w:rsidP="0084541F">
            <w:pPr>
              <w:rPr>
                <w:rFonts w:cs="Arial"/>
              </w:rPr>
            </w:pPr>
            <w:r>
              <w:rPr>
                <w:rFonts w:cs="Arial"/>
              </w:rPr>
              <w:t>Структура п.2.</w:t>
            </w:r>
            <w:r>
              <w:rPr>
                <w:rFonts w:cs="Arial"/>
                <w:lang w:val="en-US"/>
              </w:rPr>
              <w:t>9</w:t>
            </w:r>
            <w:r>
              <w:rPr>
                <w:rFonts w:cs="Arial"/>
              </w:rPr>
              <w:t>.1.1</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4A6F377E" w14:textId="61676BF1" w:rsidR="00A2661E" w:rsidRPr="00115D23" w:rsidRDefault="00A2661E" w:rsidP="00A2661E">
            <w:pPr>
              <w:rPr>
                <w:rFonts w:cs="Arial"/>
              </w:rPr>
            </w:pPr>
            <w:r>
              <w:rPr>
                <w:rFonts w:cs="Arial"/>
              </w:rPr>
              <w:t xml:space="preserve">Строка от 1 до 32 символов. </w:t>
            </w:r>
          </w:p>
        </w:tc>
        <w:tc>
          <w:tcPr>
            <w:tcW w:w="2662" w:type="dxa"/>
          </w:tcPr>
          <w:p w14:paraId="2C235AF9" w14:textId="2E17C82F" w:rsidR="00A2661E" w:rsidRDefault="00A2661E" w:rsidP="0084541F">
            <w:pPr>
              <w:rPr>
                <w:rFonts w:cs="Arial"/>
              </w:rPr>
            </w:pPr>
            <w:r>
              <w:rPr>
                <w:rFonts w:cs="Arial"/>
              </w:rPr>
              <w:t>Параметр обязательный.</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r>
              <w:rPr>
                <w:rFonts w:cs="Arial"/>
                <w:lang w:val="en-US"/>
              </w:rPr>
              <w:t>callbackUrl</w:t>
            </w:r>
          </w:p>
        </w:tc>
        <w:tc>
          <w:tcPr>
            <w:tcW w:w="5808" w:type="dxa"/>
          </w:tcPr>
          <w:p w14:paraId="253AC934" w14:textId="4744AF1C" w:rsidR="00A2661E" w:rsidRPr="009D7C38" w:rsidRDefault="00A2661E"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проверки </w:t>
            </w:r>
            <w:r>
              <w:rPr>
                <w:rFonts w:cs="Arial"/>
                <w:lang w:val="en-US"/>
              </w:rPr>
              <w:t>POST</w:t>
            </w:r>
            <w:r w:rsidRPr="009D7C38">
              <w:rPr>
                <w:rFonts w:cs="Arial"/>
              </w:rPr>
              <w:t xml:space="preserve"> </w:t>
            </w:r>
            <w:r>
              <w:rPr>
                <w:rFonts w:cs="Arial"/>
              </w:rPr>
              <w:t>запросом</w:t>
            </w:r>
          </w:p>
        </w:tc>
        <w:tc>
          <w:tcPr>
            <w:tcW w:w="2662" w:type="dxa"/>
          </w:tcPr>
          <w:p w14:paraId="5B45A203" w14:textId="7B6051DD" w:rsidR="00A2661E" w:rsidRPr="00136331" w:rsidRDefault="00A2661E"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662" w:type="dxa"/>
          </w:tcPr>
          <w:p w14:paraId="5542A6F8" w14:textId="5F4BB079" w:rsidR="00A2661E" w:rsidRDefault="00A2661E" w:rsidP="0084541F">
            <w:pPr>
              <w:rPr>
                <w:rFonts w:cs="Arial"/>
              </w:rPr>
            </w:pPr>
            <w:r>
              <w:rPr>
                <w:rFonts w:cs="Arial"/>
              </w:rPr>
              <w:t>Необязательное поле.</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Метаданные запроса</w:t>
            </w:r>
          </w:p>
        </w:tc>
        <w:tc>
          <w:tcPr>
            <w:tcW w:w="2662" w:type="dxa"/>
          </w:tcPr>
          <w:p w14:paraId="1DA7765D" w14:textId="39318246" w:rsidR="00A2661E" w:rsidRPr="00136331" w:rsidRDefault="00A2661E"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662" w:type="dxa"/>
          </w:tcPr>
          <w:p w14:paraId="6CCC2029" w14:textId="155BBCA2" w:rsidR="00A2661E" w:rsidRDefault="00A2661E" w:rsidP="0084541F">
            <w:pPr>
              <w:rPr>
                <w:rFonts w:cs="Arial"/>
              </w:rPr>
            </w:pPr>
            <w:r>
              <w:rPr>
                <w:rFonts w:cs="Arial"/>
              </w:rPr>
              <w:t>Необязательное поле.</w:t>
            </w:r>
          </w:p>
        </w:tc>
      </w:tr>
    </w:tbl>
    <w:p w14:paraId="5C563B99" w14:textId="77777777" w:rsidR="00D31347" w:rsidRDefault="00D31347" w:rsidP="00D31347"/>
    <w:p w14:paraId="73393BAA" w14:textId="6404DD96" w:rsidR="00D31347" w:rsidRPr="00C16811" w:rsidRDefault="00D31347" w:rsidP="00D31347">
      <w:pPr>
        <w:pStyle w:val="4"/>
      </w:pPr>
      <w:bookmarkStart w:id="979" w:name="_Toc80026513"/>
      <w:r>
        <w:rPr>
          <w:rFonts w:cs="Arial"/>
        </w:rPr>
        <w:t>2.</w:t>
      </w:r>
      <w:r w:rsidR="003F552A">
        <w:rPr>
          <w:rFonts w:cs="Arial"/>
          <w:lang w:val="en-US"/>
        </w:rPr>
        <w:t>9</w:t>
      </w:r>
      <w:r>
        <w:rPr>
          <w:rFonts w:cs="Arial"/>
        </w:rPr>
        <w:t>.1.1</w:t>
      </w:r>
      <w:r>
        <w:t xml:space="preserve"> Содержимое документа</w:t>
      </w:r>
      <w:bookmarkEnd w:id="979"/>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68C2F804"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1AB199FB"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73F7E487" w14:textId="485F7AFB" w:rsidR="00A2661E" w:rsidRPr="00627F02" w:rsidRDefault="00A2661E" w:rsidP="0084541F">
            <w:pPr>
              <w:jc w:val="center"/>
              <w:rPr>
                <w:rFonts w:cs="Arial"/>
                <w:b/>
                <w:bCs/>
              </w:rPr>
            </w:pPr>
            <w:r>
              <w:rPr>
                <w:rFonts w:cs="Arial"/>
                <w:b/>
                <w:bCs/>
              </w:rPr>
              <w:t>Обязательность</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r>
              <w:rPr>
                <w:lang w:val="en-US"/>
              </w:rPr>
              <w:t>p</w:t>
            </w:r>
            <w:r w:rsidRPr="003F544B">
              <w:rPr>
                <w:lang w:val="en-US"/>
              </w:rPr>
              <w:t>lannedStatus</w:t>
            </w:r>
          </w:p>
        </w:tc>
        <w:tc>
          <w:tcPr>
            <w:tcW w:w="2974" w:type="dxa"/>
          </w:tcPr>
          <w:p w14:paraId="621EC2C8" w14:textId="77777777" w:rsidR="00A2661E" w:rsidRPr="001B370A" w:rsidRDefault="00A2661E" w:rsidP="001B370A">
            <w:pPr>
              <w:rPr>
                <w:rFonts w:cs="Arial"/>
                <w:bCs/>
              </w:rPr>
            </w:pPr>
            <w:r w:rsidRPr="001B370A">
              <w:rPr>
                <w:rFonts w:cs="Arial"/>
                <w:bCs/>
              </w:rPr>
              <w:t>Планируемый статус, 2003:</w:t>
            </w:r>
          </w:p>
          <w:p w14:paraId="51236EE3" w14:textId="77777777" w:rsidR="00A2661E" w:rsidRPr="001B370A" w:rsidRDefault="00A2661E" w:rsidP="001B370A">
            <w:pPr>
              <w:rPr>
                <w:rFonts w:cs="Arial"/>
                <w:bCs/>
              </w:rPr>
            </w:pPr>
            <w:r w:rsidRPr="001B370A">
              <w:rPr>
                <w:rFonts w:cs="Arial"/>
                <w:bCs/>
              </w:rPr>
              <w:t>1 Штучный товар, подлежащий обязательной маркировке средством идентификации, реализован,</w:t>
            </w:r>
          </w:p>
          <w:p w14:paraId="5761DA72" w14:textId="77777777" w:rsidR="00A2661E" w:rsidRPr="001B370A" w:rsidRDefault="00A2661E" w:rsidP="001B370A">
            <w:pPr>
              <w:rPr>
                <w:rFonts w:cs="Arial"/>
                <w:bCs/>
              </w:rPr>
            </w:pPr>
            <w:r w:rsidRPr="001B370A">
              <w:rPr>
                <w:rFonts w:cs="Arial"/>
                <w:bCs/>
              </w:rPr>
              <w:lastRenderedPageBreak/>
              <w:t>2 Мерный товар, подлежащий обязательной маркировке средством идентификации, в стадии реализации,</w:t>
            </w:r>
          </w:p>
          <w:p w14:paraId="60063B67" w14:textId="77777777" w:rsidR="00A2661E" w:rsidRPr="001B370A" w:rsidRDefault="00A2661E" w:rsidP="001B370A">
            <w:pPr>
              <w:rPr>
                <w:rFonts w:cs="Arial"/>
                <w:bCs/>
              </w:rPr>
            </w:pPr>
            <w:r w:rsidRPr="001B370A">
              <w:rPr>
                <w:rFonts w:cs="Arial"/>
                <w:bCs/>
              </w:rPr>
              <w:t>3 Штучный товар, подлежащий обязательной маркировке средством идентификации, возвращен,</w:t>
            </w:r>
          </w:p>
          <w:p w14:paraId="6A21BF26" w14:textId="77777777" w:rsidR="00A2661E" w:rsidRPr="001B370A" w:rsidRDefault="00A2661E" w:rsidP="001B370A">
            <w:pPr>
              <w:rPr>
                <w:rFonts w:cs="Arial"/>
                <w:bCs/>
              </w:rPr>
            </w:pPr>
            <w:r w:rsidRPr="001B370A">
              <w:rPr>
                <w:rFonts w:cs="Arial"/>
                <w:bCs/>
              </w:rPr>
              <w:t>4 Часть товара, подлежащего обязательной маркировке средством идентификации, возвращена,</w:t>
            </w:r>
          </w:p>
          <w:p w14:paraId="105CBD43" w14:textId="2BAF01C1" w:rsidR="00A2661E" w:rsidRPr="00627F02" w:rsidRDefault="00A2661E" w:rsidP="001B370A">
            <w:pPr>
              <w:rPr>
                <w:rFonts w:cs="Arial"/>
                <w:b/>
                <w:bCs/>
              </w:rPr>
            </w:pPr>
            <w:r w:rsidRPr="001B370A">
              <w:rPr>
                <w:rFonts w:cs="Arial"/>
                <w:bCs/>
              </w:rPr>
              <w:t>255 Статус товара, подлежащего обязательной маркировке средством идентификации, не изменился</w:t>
            </w:r>
          </w:p>
        </w:tc>
        <w:tc>
          <w:tcPr>
            <w:tcW w:w="3260" w:type="dxa"/>
          </w:tcPr>
          <w:p w14:paraId="50D55F2C" w14:textId="3275272E" w:rsidR="00A2661E" w:rsidRPr="00627F02" w:rsidRDefault="00A2661E" w:rsidP="00A2661E">
            <w:pPr>
              <w:rPr>
                <w:rFonts w:cs="Arial"/>
                <w:b/>
                <w:bCs/>
              </w:rPr>
            </w:pPr>
            <w:r>
              <w:rPr>
                <w:rFonts w:cs="Arial"/>
              </w:rPr>
              <w:lastRenderedPageBreak/>
              <w:t>Число от 0 до 256.</w:t>
            </w:r>
          </w:p>
        </w:tc>
        <w:tc>
          <w:tcPr>
            <w:tcW w:w="3260" w:type="dxa"/>
          </w:tcPr>
          <w:p w14:paraId="0F00D6BF" w14:textId="453D67D0" w:rsidR="00A2661E" w:rsidRDefault="00A2661E" w:rsidP="003F544B">
            <w:pPr>
              <w:rPr>
                <w:rFonts w:cs="Arial"/>
              </w:rPr>
            </w:pPr>
            <w:r>
              <w:rPr>
                <w:rFonts w:cs="Arial"/>
              </w:rPr>
              <w:t>Параметр обязательный.</w:t>
            </w:r>
          </w:p>
        </w:tc>
      </w:tr>
      <w:tr w:rsidR="00A2661E" w:rsidRPr="008F4F86" w14:paraId="3F345EE1" w14:textId="2E3B0433" w:rsidTr="00A2661E">
        <w:tc>
          <w:tcPr>
            <w:tcW w:w="3967" w:type="dxa"/>
          </w:tcPr>
          <w:p w14:paraId="4364DE6B" w14:textId="1B09A656" w:rsidR="00A2661E" w:rsidRPr="00136331" w:rsidRDefault="00A2661E" w:rsidP="003F544B">
            <w:r w:rsidRPr="00F879F2">
              <w:rPr>
                <w:rFonts w:cs="Arial"/>
                <w:lang w:val="en-US"/>
              </w:rPr>
              <w:lastRenderedPageBreak/>
              <w:t>ItemCode</w:t>
            </w:r>
          </w:p>
        </w:tc>
        <w:tc>
          <w:tcPr>
            <w:tcW w:w="2974" w:type="dxa"/>
          </w:tcPr>
          <w:p w14:paraId="5C3EF607" w14:textId="77777777" w:rsidR="00A2661E" w:rsidRDefault="00A2661E" w:rsidP="003F544B">
            <w:r w:rsidRPr="003F544B">
              <w:t>Код маркировки,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Сам КМ, как он был прочитан сканером</w:t>
            </w:r>
          </w:p>
        </w:tc>
        <w:tc>
          <w:tcPr>
            <w:tcW w:w="3260" w:type="dxa"/>
          </w:tcPr>
          <w:p w14:paraId="418FA832" w14:textId="536CDC49" w:rsidR="00A2661E" w:rsidRDefault="00A2661E" w:rsidP="00A2661E">
            <w:pPr>
              <w:rPr>
                <w:rFonts w:cs="Arial"/>
              </w:rPr>
            </w:pPr>
            <w:r>
              <w:rPr>
                <w:rFonts w:cs="Arial"/>
              </w:rPr>
              <w:t>Строка от 1 до 223 символов.</w:t>
            </w:r>
            <w:r>
              <w:rPr>
                <w:rFonts w:cs="Arial"/>
              </w:rPr>
              <w:br/>
            </w:r>
          </w:p>
        </w:tc>
        <w:tc>
          <w:tcPr>
            <w:tcW w:w="3260" w:type="dxa"/>
          </w:tcPr>
          <w:p w14:paraId="291CF5D1" w14:textId="5FC45F3E" w:rsidR="00A2661E" w:rsidRDefault="00A2661E" w:rsidP="003F544B">
            <w:pPr>
              <w:rPr>
                <w:rFonts w:cs="Arial"/>
              </w:rPr>
            </w:pPr>
            <w:r>
              <w:rPr>
                <w:rFonts w:cs="Arial"/>
              </w:rPr>
              <w:t>Параметр обязательный.</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r>
              <w:rPr>
                <w:rFonts w:cs="Arial"/>
                <w:lang w:val="en-US"/>
              </w:rPr>
              <w:t>q</w:t>
            </w:r>
            <w:r w:rsidRPr="00F879F2">
              <w:rPr>
                <w:rFonts w:cs="Arial"/>
                <w:lang w:val="en-US"/>
              </w:rPr>
              <w:t>uantityMeasurementUnit</w:t>
            </w:r>
          </w:p>
        </w:tc>
        <w:tc>
          <w:tcPr>
            <w:tcW w:w="2974" w:type="dxa"/>
          </w:tcPr>
          <w:p w14:paraId="74FD247C" w14:textId="5C478F9A" w:rsidR="00A2661E" w:rsidRPr="003F544B" w:rsidRDefault="00A2661E" w:rsidP="003F544B">
            <w:pPr>
              <w:rPr>
                <w:rFonts w:cs="Arial"/>
              </w:rPr>
            </w:pPr>
            <w:r>
              <w:t>Мера количества предмета расчета, 2108</w:t>
            </w:r>
          </w:p>
        </w:tc>
        <w:tc>
          <w:tcPr>
            <w:tcW w:w="3260" w:type="dxa"/>
          </w:tcPr>
          <w:p w14:paraId="2E6D96F8" w14:textId="2FFEAAE9" w:rsidR="00A2661E" w:rsidRDefault="00A2661E" w:rsidP="00A2661E">
            <w:pPr>
              <w:rPr>
                <w:rFonts w:cs="Arial"/>
              </w:rPr>
            </w:pPr>
            <w:r>
              <w:rPr>
                <w:rFonts w:cs="Arial"/>
              </w:rPr>
              <w:t>Число от 0 до 255.</w:t>
            </w:r>
          </w:p>
        </w:tc>
        <w:tc>
          <w:tcPr>
            <w:tcW w:w="3260" w:type="dxa"/>
          </w:tcPr>
          <w:p w14:paraId="774745A5" w14:textId="61377F76" w:rsidR="00A2661E" w:rsidRDefault="00A2661E" w:rsidP="003F544B">
            <w:pPr>
              <w:rPr>
                <w:rFonts w:cs="Arial"/>
              </w:rPr>
            </w:pPr>
            <w:r>
              <w:rPr>
                <w:rFonts w:cs="Arial"/>
              </w:rPr>
              <w:t>необязательное поле</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A2661E" w:rsidRDefault="00A2661E" w:rsidP="003F544B">
            <w:r>
              <w:t>К</w:t>
            </w:r>
            <w:r w:rsidRPr="00C427A1">
              <w:t>оличество предмета расчета</w:t>
            </w:r>
            <w:r>
              <w:t>, 1023</w:t>
            </w:r>
          </w:p>
        </w:tc>
        <w:tc>
          <w:tcPr>
            <w:tcW w:w="3260" w:type="dxa"/>
          </w:tcPr>
          <w:p w14:paraId="2719DBF5" w14:textId="41349A35" w:rsidR="00A2661E" w:rsidRDefault="00A2661E" w:rsidP="00A2661E">
            <w:pPr>
              <w:rPr>
                <w:rFonts w:cs="Arial"/>
              </w:rPr>
            </w:pPr>
            <w:r>
              <w:rPr>
                <w:rFonts w:cs="Arial"/>
              </w:rPr>
              <w:t>Десятичное число с точностью до 6 символов после точки.</w:t>
            </w:r>
          </w:p>
        </w:tc>
        <w:tc>
          <w:tcPr>
            <w:tcW w:w="3260" w:type="dxa"/>
          </w:tcPr>
          <w:p w14:paraId="5220B290" w14:textId="2921CD80" w:rsidR="00A2661E" w:rsidRDefault="00A2661E" w:rsidP="003F544B">
            <w:pPr>
              <w:rPr>
                <w:rFonts w:cs="Arial"/>
              </w:rPr>
            </w:pPr>
            <w:r>
              <w:rPr>
                <w:rFonts w:cs="Arial"/>
              </w:rPr>
              <w:t>необязательное поле</w:t>
            </w:r>
          </w:p>
        </w:tc>
      </w:tr>
      <w:tr w:rsidR="00A2661E" w:rsidRPr="008F4F86" w14:paraId="11D0019A" w14:textId="4B6F2377" w:rsidTr="00A2661E">
        <w:tc>
          <w:tcPr>
            <w:tcW w:w="3967" w:type="dxa"/>
          </w:tcPr>
          <w:p w14:paraId="5194DBED" w14:textId="4BAB0545" w:rsidR="00A2661E" w:rsidRPr="00D129D2" w:rsidRDefault="00A2661E" w:rsidP="003F544B">
            <w:pPr>
              <w:rPr>
                <w:rFonts w:cs="Arial"/>
                <w:lang w:val="en-US"/>
              </w:rPr>
            </w:pPr>
            <w:r>
              <w:rPr>
                <w:rFonts w:cs="Arial"/>
                <w:lang w:val="en-US"/>
              </w:rPr>
              <w:t>f</w:t>
            </w:r>
            <w:r w:rsidRPr="00CB2469">
              <w:rPr>
                <w:rFonts w:cs="Arial"/>
              </w:rPr>
              <w:t>ractionalQuantity</w:t>
            </w:r>
          </w:p>
        </w:tc>
        <w:tc>
          <w:tcPr>
            <w:tcW w:w="2974" w:type="dxa"/>
          </w:tcPr>
          <w:p w14:paraId="04306D11" w14:textId="4D79F302" w:rsidR="00A2661E" w:rsidRDefault="00A2661E" w:rsidP="003F544B">
            <w:pPr>
              <w:rPr>
                <w:rFonts w:cs="Arial"/>
              </w:rPr>
            </w:pPr>
            <w:r>
              <w:t>Дробное количество маркированного товара, 1291</w:t>
            </w:r>
          </w:p>
        </w:tc>
        <w:tc>
          <w:tcPr>
            <w:tcW w:w="3260" w:type="dxa"/>
          </w:tcPr>
          <w:p w14:paraId="50D4E131" w14:textId="05BA8996" w:rsidR="00A2661E" w:rsidRDefault="00A2661E" w:rsidP="00A2661E">
            <w:pPr>
              <w:rPr>
                <w:rFonts w:cs="Arial"/>
              </w:rPr>
            </w:pPr>
            <w:r>
              <w:rPr>
                <w:rFonts w:cs="Arial"/>
              </w:rPr>
              <w:t>Структура п.2.1.1.12.</w:t>
            </w:r>
          </w:p>
        </w:tc>
        <w:tc>
          <w:tcPr>
            <w:tcW w:w="3260" w:type="dxa"/>
          </w:tcPr>
          <w:p w14:paraId="01B06E51" w14:textId="10D58191" w:rsidR="00A2661E" w:rsidRDefault="00A2661E" w:rsidP="003F544B">
            <w:pPr>
              <w:rPr>
                <w:rFonts w:cs="Arial"/>
              </w:rPr>
            </w:pPr>
            <w:r>
              <w:rPr>
                <w:rFonts w:cs="Arial"/>
              </w:rPr>
              <w:t>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lastRenderedPageBreak/>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CF1D55" w:rsidRDefault="00B93ABB" w:rsidP="00B93ABB">
      <w:pPr>
        <w:rPr>
          <w:lang w:val="en-US"/>
        </w:rPr>
      </w:pPr>
      <w:r>
        <w:t>Пример</w:t>
      </w:r>
      <w:r w:rsidRPr="00CF1D55">
        <w:rPr>
          <w:lang w:val="en-US"/>
        </w:rPr>
        <w:t xml:space="preserve"> </w:t>
      </w:r>
      <w:r>
        <w:t>запроса</w:t>
      </w:r>
      <w:r w:rsidRPr="00CF1D55">
        <w:rPr>
          <w:lang w:val="en-US"/>
        </w:rPr>
        <w:t>:</w:t>
      </w:r>
    </w:p>
    <w:p w14:paraId="0EF20B80"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F1D55">
        <w:rPr>
          <w:rFonts w:ascii="Consolas" w:eastAsia="Times New Roman" w:hAnsi="Consolas" w:cs="Courier New"/>
          <w:color w:val="B4B4B4"/>
          <w:sz w:val="20"/>
          <w:szCs w:val="20"/>
          <w:lang w:val="en-US" w:eastAsia="ru-RU"/>
        </w:rPr>
        <w:t>{</w:t>
      </w:r>
    </w:p>
    <w:p w14:paraId="76AFE252"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gramStart"/>
      <w:r w:rsidRPr="00A3483E">
        <w:rPr>
          <w:rFonts w:ascii="Consolas" w:eastAsia="Times New Roman" w:hAnsi="Consolas" w:cs="Courier New"/>
          <w:color w:val="8ACCCF"/>
          <w:sz w:val="20"/>
          <w:szCs w:val="20"/>
          <w:lang w:val="en-US" w:eastAsia="ru-RU"/>
        </w:rPr>
        <w:t>plannedStatus</w:t>
      </w:r>
      <w:proofErr w:type="gram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6E96BE"/>
          <w:sz w:val="20"/>
          <w:szCs w:val="20"/>
          <w:lang w:val="en-US" w:eastAsia="ru-RU"/>
        </w:rPr>
        <w:t>1</w:t>
      </w:r>
      <w:r w:rsidRPr="00CF1D55">
        <w:rPr>
          <w:rFonts w:ascii="Consolas" w:eastAsia="Times New Roman" w:hAnsi="Consolas" w:cs="Courier New"/>
          <w:color w:val="B4B4B4"/>
          <w:sz w:val="20"/>
          <w:szCs w:val="20"/>
          <w:lang w:val="en-US" w:eastAsia="ru-RU"/>
        </w:rPr>
        <w:t>,</w:t>
      </w:r>
    </w:p>
    <w:p w14:paraId="4CFEB571" w14:textId="1B44FE02" w:rsidR="00B93ABB" w:rsidRPr="00CF1D55"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gramStart"/>
      <w:r w:rsidRPr="00A3483E">
        <w:rPr>
          <w:rFonts w:ascii="Consolas" w:eastAsia="Times New Roman" w:hAnsi="Consolas" w:cs="Courier New"/>
          <w:color w:val="8ACCCF"/>
          <w:sz w:val="20"/>
          <w:szCs w:val="20"/>
          <w:lang w:val="en-US" w:eastAsia="ru-RU"/>
        </w:rPr>
        <w:t>itemCode</w:t>
      </w:r>
      <w:proofErr w:type="gram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D69D85"/>
          <w:sz w:val="20"/>
          <w:szCs w:val="20"/>
          <w:lang w:val="en-US" w:eastAsia="ru-RU"/>
        </w:rPr>
        <w:t>"00000046210654</w:t>
      </w:r>
      <w:r w:rsidRPr="00A3483E">
        <w:rPr>
          <w:rFonts w:ascii="Consolas" w:eastAsia="Times New Roman" w:hAnsi="Consolas" w:cs="Courier New"/>
          <w:color w:val="D69D85"/>
          <w:sz w:val="20"/>
          <w:szCs w:val="20"/>
          <w:lang w:val="en-US" w:eastAsia="ru-RU"/>
        </w:rPr>
        <w:t>eK</w:t>
      </w:r>
      <w:r w:rsidRPr="00CF1D55">
        <w:rPr>
          <w:rFonts w:ascii="Consolas" w:eastAsia="Times New Roman" w:hAnsi="Consolas" w:cs="Courier New"/>
          <w:color w:val="D69D85"/>
          <w:sz w:val="20"/>
          <w:szCs w:val="20"/>
          <w:lang w:val="en-US" w:eastAsia="ru-RU"/>
        </w:rPr>
        <w:t>7</w:t>
      </w:r>
      <w:r w:rsidRPr="00A3483E">
        <w:rPr>
          <w:rFonts w:ascii="Consolas" w:eastAsia="Times New Roman" w:hAnsi="Consolas" w:cs="Courier New"/>
          <w:color w:val="D69D85"/>
          <w:sz w:val="20"/>
          <w:szCs w:val="20"/>
          <w:lang w:val="en-US" w:eastAsia="ru-RU"/>
        </w:rPr>
        <w:t>fYtcAAModGVz</w:t>
      </w:r>
      <w:r w:rsidRPr="00CF1D55">
        <w:rPr>
          <w:rFonts w:ascii="Consolas" w:eastAsia="Times New Roman" w:hAnsi="Consolas" w:cs="Courier New"/>
          <w:color w:val="D69D85"/>
          <w:sz w:val="20"/>
          <w:szCs w:val="20"/>
          <w:lang w:val="en-US" w:eastAsia="ru-RU"/>
        </w:rPr>
        <w:t>"</w:t>
      </w:r>
    </w:p>
    <w:p w14:paraId="628388D7" w14:textId="77777777" w:rsidR="00B93ABB" w:rsidRPr="007E0478"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7E0478">
        <w:rPr>
          <w:rFonts w:ascii="Consolas" w:eastAsia="Times New Roman" w:hAnsi="Consolas" w:cs="Courier New"/>
          <w:color w:val="B4B4B4"/>
          <w:sz w:val="20"/>
          <w:szCs w:val="20"/>
          <w:lang w:eastAsia="ru-RU"/>
        </w:rPr>
        <w:t>}</w:t>
      </w:r>
    </w:p>
    <w:p w14:paraId="6B25834F" w14:textId="77777777" w:rsidR="00B93ABB" w:rsidRPr="007E0478" w:rsidRDefault="00B93ABB" w:rsidP="00B93ABB"/>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gramStart"/>
      <w:r w:rsidRPr="00A3483E">
        <w:rPr>
          <w:rFonts w:ascii="Consolas" w:eastAsia="Times New Roman" w:hAnsi="Consolas" w:cs="Courier New"/>
          <w:color w:val="8ACCCF"/>
          <w:sz w:val="20"/>
          <w:szCs w:val="20"/>
          <w:lang w:val="en-US" w:eastAsia="ru-RU"/>
        </w:rPr>
        <w:t>plannedStatus</w:t>
      </w:r>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gramStart"/>
      <w:r w:rsidRPr="00A3483E">
        <w:rPr>
          <w:rFonts w:ascii="Consolas" w:eastAsia="Times New Roman" w:hAnsi="Consolas" w:cs="Courier New"/>
          <w:color w:val="8ACCCF"/>
          <w:sz w:val="20"/>
          <w:szCs w:val="20"/>
          <w:lang w:val="en-US" w:eastAsia="ru-RU"/>
        </w:rPr>
        <w:t>itemCode</w:t>
      </w:r>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gramStart"/>
      <w:r w:rsidRPr="00A3483E">
        <w:rPr>
          <w:rFonts w:ascii="Consolas" w:eastAsia="Times New Roman" w:hAnsi="Consolas" w:cs="Courier New"/>
          <w:color w:val="8ACCCF"/>
          <w:sz w:val="20"/>
          <w:szCs w:val="20"/>
          <w:lang w:val="en-US" w:eastAsia="ru-RU"/>
        </w:rPr>
        <w:t>quantityMeasurementUnit</w:t>
      </w:r>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gramStart"/>
      <w:r w:rsidRPr="00A3483E">
        <w:rPr>
          <w:rFonts w:ascii="Consolas" w:eastAsia="Times New Roman" w:hAnsi="Consolas" w:cs="Courier New"/>
          <w:color w:val="8ACCCF"/>
          <w:sz w:val="20"/>
          <w:szCs w:val="20"/>
          <w:lang w:val="en-US" w:eastAsia="ru-RU"/>
        </w:rPr>
        <w:t>quantity</w:t>
      </w:r>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gramStart"/>
      <w:r w:rsidRPr="00787276">
        <w:rPr>
          <w:rFonts w:ascii="Consolas" w:eastAsia="Times New Roman" w:hAnsi="Consolas" w:cs="Courier New"/>
          <w:color w:val="8ACCCF"/>
          <w:sz w:val="20"/>
          <w:szCs w:val="20"/>
          <w:lang w:val="en-US" w:eastAsia="ru-RU"/>
        </w:rPr>
        <w:t>plannedStatus</w:t>
      </w:r>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gramStart"/>
      <w:r w:rsidRPr="00787276">
        <w:rPr>
          <w:rFonts w:ascii="Consolas" w:eastAsia="Times New Roman" w:hAnsi="Consolas" w:cs="Courier New"/>
          <w:color w:val="8ACCCF"/>
          <w:sz w:val="20"/>
          <w:szCs w:val="20"/>
          <w:lang w:val="en-US" w:eastAsia="ru-RU"/>
        </w:rPr>
        <w:t>itemCode</w:t>
      </w:r>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gramStart"/>
      <w:r w:rsidRPr="00787276">
        <w:rPr>
          <w:rFonts w:ascii="Consolas" w:eastAsia="Times New Roman" w:hAnsi="Consolas" w:cs="Courier New"/>
          <w:color w:val="8ACCCF"/>
          <w:sz w:val="20"/>
          <w:szCs w:val="20"/>
          <w:lang w:val="en-US" w:eastAsia="ru-RU"/>
        </w:rPr>
        <w:t>quantityMeasurementUnit</w:t>
      </w:r>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gramStart"/>
      <w:r w:rsidRPr="00A3483E">
        <w:rPr>
          <w:rFonts w:ascii="Consolas" w:eastAsia="Times New Roman" w:hAnsi="Consolas" w:cs="Courier New"/>
          <w:color w:val="8ACCCF"/>
          <w:sz w:val="20"/>
          <w:szCs w:val="20"/>
          <w:lang w:val="en-US" w:eastAsia="ru-RU"/>
        </w:rPr>
        <w:t>quantity</w:t>
      </w:r>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gramStart"/>
      <w:r w:rsidRPr="00787276">
        <w:rPr>
          <w:rFonts w:ascii="Consolas" w:eastAsia="Times New Roman" w:hAnsi="Consolas" w:cs="Courier New"/>
          <w:color w:val="8ACCCF"/>
          <w:sz w:val="20"/>
          <w:szCs w:val="20"/>
          <w:lang w:val="en-US" w:eastAsia="ru-RU"/>
        </w:rPr>
        <w:t>fractionalQuantity</w:t>
      </w:r>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gramStart"/>
      <w:r w:rsidRPr="00787276">
        <w:rPr>
          <w:rFonts w:ascii="Consolas" w:eastAsia="Times New Roman" w:hAnsi="Consolas" w:cs="Courier New"/>
          <w:color w:val="8ACCCF"/>
          <w:sz w:val="20"/>
          <w:szCs w:val="20"/>
          <w:lang w:val="en-US" w:eastAsia="ru-RU"/>
        </w:rPr>
        <w:t>numerator</w:t>
      </w:r>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gramStart"/>
      <w:r w:rsidRPr="00787276">
        <w:rPr>
          <w:rFonts w:ascii="Consolas" w:eastAsia="Times New Roman" w:hAnsi="Consolas" w:cs="Courier New"/>
          <w:color w:val="8ACCCF"/>
          <w:sz w:val="20"/>
          <w:szCs w:val="20"/>
          <w:lang w:val="en-US" w:eastAsia="ru-RU"/>
        </w:rPr>
        <w:t>denominator</w:t>
      </w:r>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980" w:name="_Toc80026514"/>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980"/>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lastRenderedPageBreak/>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981" w:name="_Toc80026515"/>
      <w:r w:rsidRPr="00092446">
        <w:lastRenderedPageBreak/>
        <w:t>2.</w:t>
      </w:r>
      <w:r w:rsidR="00092446">
        <w:t>10</w:t>
      </w:r>
      <w:r w:rsidRPr="00092446">
        <w:t xml:space="preserve"> </w:t>
      </w:r>
      <w:bookmarkStart w:id="982" w:name="OLE_LINK529"/>
      <w:bookmarkStart w:id="983" w:name="OLE_LINK530"/>
      <w:r>
        <w:t>Состояние</w:t>
      </w:r>
      <w:r w:rsidRPr="00092446">
        <w:t xml:space="preserve"> </w:t>
      </w:r>
      <w:r w:rsidR="00092446">
        <w:t>проверки кода маркировки</w:t>
      </w:r>
      <w:bookmarkEnd w:id="981"/>
      <w:bookmarkEnd w:id="982"/>
      <w:bookmarkEnd w:id="983"/>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З</w:t>
      </w:r>
      <w:r w:rsidRPr="00C16811">
        <w:rPr>
          <w:rFonts w:cs="Arial"/>
        </w:rPr>
        <w:t>апрос</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r w:rsidRPr="004D311A">
        <w:rPr>
          <w:rFonts w:cs="Arial"/>
          <w:b/>
          <w:lang w:val="en-US"/>
        </w:rPr>
        <w:t>api</w:t>
      </w:r>
      <w:r w:rsidRPr="00CE43A2">
        <w:rPr>
          <w:rFonts w:cs="Arial"/>
          <w:b/>
          <w:lang w:val="en-US"/>
        </w:rPr>
        <w:t>/</w:t>
      </w:r>
      <w:r w:rsidRPr="004D311A">
        <w:rPr>
          <w:rFonts w:cs="Arial"/>
          <w:b/>
          <w:lang w:val="en-US"/>
        </w:rPr>
        <w:t>v</w:t>
      </w:r>
      <w:r w:rsidRPr="00CE43A2">
        <w:rPr>
          <w:rFonts w:cs="Arial"/>
          <w:b/>
          <w:lang w:val="en-US"/>
        </w:rPr>
        <w:t>2/</w:t>
      </w:r>
      <w:r w:rsidR="00C43888">
        <w:rPr>
          <w:rFonts w:cs="Arial"/>
          <w:b/>
          <w:lang w:val="en-US"/>
        </w:rPr>
        <w:t>itemcode</w:t>
      </w:r>
      <w:r w:rsidRPr="00CE43A2">
        <w:rPr>
          <w:rFonts w:cs="Arial"/>
          <w:b/>
          <w:lang w:val="en-US"/>
        </w:rPr>
        <w:t>/{</w:t>
      </w:r>
      <w:r>
        <w:rPr>
          <w:rFonts w:cs="Arial"/>
          <w:b/>
          <w:lang w:val="en-US"/>
        </w:rPr>
        <w:t>inn</w:t>
      </w:r>
      <w:r w:rsidRPr="00CE43A2">
        <w:rPr>
          <w:rFonts w:cs="Arial"/>
          <w:b/>
          <w:lang w:val="en-US"/>
        </w:rPr>
        <w:t>}/</w:t>
      </w:r>
      <w:r>
        <w:rPr>
          <w:rFonts w:cs="Arial"/>
          <w:b/>
          <w:lang w:val="en-US"/>
        </w:rPr>
        <w:t>status</w:t>
      </w:r>
      <w:r w:rsidRPr="00CE43A2">
        <w:rPr>
          <w:rFonts w:cs="Arial"/>
          <w:b/>
          <w:lang w:val="en-US"/>
        </w:rPr>
        <w:t>/{</w:t>
      </w:r>
      <w:r>
        <w:rPr>
          <w:rFonts w:cs="Arial"/>
          <w:b/>
          <w:lang w:val="en-US"/>
        </w:rPr>
        <w:t>document</w:t>
      </w:r>
      <w:r w:rsidRPr="00CE43A2">
        <w:rPr>
          <w:rFonts w:cs="Arial"/>
          <w:b/>
          <w:lang w:val="en-US"/>
        </w:rPr>
        <w:t>_</w:t>
      </w:r>
      <w:r>
        <w:rPr>
          <w:rFonts w:cs="Arial"/>
          <w:b/>
          <w:lang w:val="en-US"/>
        </w:rPr>
        <w:t>id</w:t>
      </w:r>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r>
        <w:rPr>
          <w:lang w:val="en-US"/>
        </w:rPr>
        <w:t>api</w:t>
      </w:r>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984" w:name="_Toc80026516"/>
      <w:r>
        <w:rPr>
          <w:lang w:val="en-US"/>
        </w:rPr>
        <w:t>2.</w:t>
      </w:r>
      <w:r w:rsidR="00C47018">
        <w:t>10</w:t>
      </w:r>
      <w:r>
        <w:rPr>
          <w:lang w:val="en-US"/>
        </w:rPr>
        <w:t xml:space="preserve">.1 </w:t>
      </w:r>
      <w:r>
        <w:t>Тело ответа</w:t>
      </w:r>
      <w:bookmarkEnd w:id="984"/>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985" w:name="OLE_LINK82"/>
            <w:r>
              <w:rPr>
                <w:rFonts w:cs="Arial"/>
              </w:rPr>
              <w:t>Идентификатор документа</w:t>
            </w:r>
            <w:bookmarkEnd w:id="985"/>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r w:rsidRPr="00D71290">
              <w:rPr>
                <w:rFonts w:cs="Arial"/>
              </w:rPr>
              <w:t>eviceSN</w:t>
            </w:r>
          </w:p>
        </w:tc>
        <w:tc>
          <w:tcPr>
            <w:tcW w:w="4839" w:type="dxa"/>
          </w:tcPr>
          <w:p w14:paraId="42BABC1A" w14:textId="3852D266" w:rsidR="00D31347" w:rsidRPr="00D71290" w:rsidRDefault="00D31347" w:rsidP="0084541F">
            <w:pPr>
              <w:rPr>
                <w:rFonts w:cs="Arial"/>
              </w:rPr>
            </w:pPr>
            <w:bookmarkStart w:id="986" w:name="OLE_LINK83"/>
            <w:r>
              <w:rPr>
                <w:rFonts w:cs="Arial"/>
              </w:rPr>
              <w:t xml:space="preserve">Заводской номер </w:t>
            </w:r>
            <w:proofErr w:type="gramStart"/>
            <w:r>
              <w:rPr>
                <w:rFonts w:cs="Arial"/>
              </w:rPr>
              <w:t>устройства</w:t>
            </w:r>
            <w:proofErr w:type="gramEnd"/>
            <w:r>
              <w:rPr>
                <w:rFonts w:cs="Arial"/>
              </w:rPr>
              <w:t xml:space="preserve"> </w:t>
            </w:r>
            <w:r w:rsidR="006E57AD">
              <w:rPr>
                <w:rFonts w:cs="Arial"/>
              </w:rPr>
              <w:t>обработавшего запрос</w:t>
            </w:r>
            <w:bookmarkEnd w:id="986"/>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r w:rsidRPr="00D71290">
              <w:rPr>
                <w:rFonts w:cs="Arial"/>
              </w:rPr>
              <w:t>eviceRN</w:t>
            </w:r>
          </w:p>
        </w:tc>
        <w:tc>
          <w:tcPr>
            <w:tcW w:w="4839" w:type="dxa"/>
          </w:tcPr>
          <w:p w14:paraId="361DB5AB" w14:textId="340F4E27" w:rsidR="00D31347" w:rsidRDefault="00D31347" w:rsidP="0084541F">
            <w:pPr>
              <w:rPr>
                <w:rFonts w:cs="Arial"/>
              </w:rPr>
            </w:pPr>
            <w:bookmarkStart w:id="987" w:name="OLE_LINK273"/>
            <w:bookmarkStart w:id="988" w:name="OLE_LINK382"/>
            <w:r>
              <w:rPr>
                <w:rFonts w:cs="Arial"/>
              </w:rPr>
              <w:t xml:space="preserve">Регистрационный номер </w:t>
            </w:r>
            <w:proofErr w:type="gramStart"/>
            <w:r>
              <w:rPr>
                <w:rFonts w:cs="Arial"/>
              </w:rPr>
              <w:t>устройства</w:t>
            </w:r>
            <w:proofErr w:type="gramEnd"/>
            <w:r>
              <w:rPr>
                <w:rFonts w:cs="Arial"/>
              </w:rPr>
              <w:t xml:space="preserve"> </w:t>
            </w:r>
            <w:r w:rsidR="006E57AD">
              <w:rPr>
                <w:rFonts w:cs="Arial"/>
              </w:rPr>
              <w:t>обработавшего запрос</w:t>
            </w:r>
            <w:bookmarkEnd w:id="987"/>
            <w:bookmarkEnd w:id="988"/>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r w:rsidRPr="00D71290">
              <w:rPr>
                <w:rFonts w:cs="Arial"/>
              </w:rPr>
              <w:t>Number</w:t>
            </w:r>
          </w:p>
        </w:tc>
        <w:tc>
          <w:tcPr>
            <w:tcW w:w="4839" w:type="dxa"/>
          </w:tcPr>
          <w:p w14:paraId="79A9A5DE" w14:textId="77777777" w:rsidR="00D31347" w:rsidRDefault="00D31347" w:rsidP="0084541F">
            <w:pPr>
              <w:rPr>
                <w:rFonts w:cs="Arial"/>
              </w:rPr>
            </w:pPr>
            <w:bookmarkStart w:id="989" w:name="OLE_LINK383"/>
            <w:bookmarkStart w:id="990" w:name="OLE_LINK386"/>
            <w:r>
              <w:rPr>
                <w:rFonts w:cs="Arial"/>
              </w:rPr>
              <w:t>Номер фискального накопителя</w:t>
            </w:r>
            <w:bookmarkEnd w:id="989"/>
            <w:bookmarkEnd w:id="990"/>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r>
              <w:rPr>
                <w:rFonts w:cs="Arial"/>
                <w:lang w:val="en-US"/>
              </w:rPr>
              <w:t>processedAt</w:t>
            </w:r>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991" w:name="OLE_LINK475"/>
            <w:bookmarkStart w:id="992" w:name="OLE_LINK476"/>
            <w:r>
              <w:rPr>
                <w:rFonts w:cs="Arial"/>
              </w:rPr>
              <w:t>Содержимое документа</w:t>
            </w:r>
            <w:bookmarkEnd w:id="991"/>
            <w:bookmarkEnd w:id="992"/>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993" w:name="OLE_LINK80"/>
            <w:bookmarkStart w:id="994" w:name="OLE_LINK81"/>
            <w:r>
              <w:rPr>
                <w:rFonts w:cs="Arial"/>
                <w:lang w:val="en-US"/>
              </w:rPr>
              <w:t>checkResult</w:t>
            </w:r>
            <w:bookmarkEnd w:id="993"/>
            <w:bookmarkEnd w:id="994"/>
          </w:p>
        </w:tc>
        <w:tc>
          <w:tcPr>
            <w:tcW w:w="4839" w:type="dxa"/>
          </w:tcPr>
          <w:p w14:paraId="475445DC" w14:textId="7D23ADBF" w:rsidR="001A4E77" w:rsidRPr="006B5B06" w:rsidRDefault="001A4E77" w:rsidP="001A4E77">
            <w:pPr>
              <w:rPr>
                <w:rFonts w:cs="Arial"/>
              </w:rPr>
            </w:pPr>
            <w:bookmarkStart w:id="995" w:name="OLE_LINK470"/>
            <w:bookmarkStart w:id="996" w:name="OLE_LINK471"/>
            <w:r>
              <w:rPr>
                <w:rFonts w:cs="Arial"/>
              </w:rPr>
              <w:t>Р</w:t>
            </w:r>
            <w:r w:rsidRPr="006B5B06">
              <w:rPr>
                <w:rFonts w:cs="Arial"/>
              </w:rPr>
              <w:t>езультат проверки</w:t>
            </w:r>
            <w:bookmarkEnd w:id="995"/>
            <w:bookmarkEnd w:id="996"/>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997" w:name="_Hlk78895773"/>
            <w:r>
              <w:rPr>
                <w:rFonts w:cs="Arial"/>
                <w:lang w:val="en-US"/>
              </w:rPr>
              <w:lastRenderedPageBreak/>
              <w:t>callbackUrl</w:t>
            </w:r>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997"/>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bafa</w:t>
      </w:r>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deviceSN</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deviceRN</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fsNumber</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processedAt</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content</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plannedStatus</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itemCode</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quantityMeasurementUnit</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quantity</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checkResult</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fsCheckStatus</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fsCheckStatusCause</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fsItemCodeType</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checkResult</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oismCheckResultCode</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oismResponse</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resultCode</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itemCodeType</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228A8E3F" w14:textId="5D4F0825" w:rsidR="00982C99" w:rsidRPr="00E91BDF" w:rsidRDefault="00982C99" w:rsidP="00982C99">
      <w:pPr>
        <w:pStyle w:val="2"/>
        <w:rPr>
          <w:lang w:val="en-US"/>
        </w:rPr>
      </w:pPr>
      <w:bookmarkStart w:id="998" w:name="_Toc80026517"/>
      <w:r w:rsidRPr="00982C99">
        <w:rPr>
          <w:lang w:val="en-US"/>
        </w:rPr>
        <w:lastRenderedPageBreak/>
        <w:t>2.</w:t>
      </w:r>
      <w:r>
        <w:rPr>
          <w:lang w:val="en-US"/>
        </w:rPr>
        <w:t>11</w:t>
      </w:r>
      <w:r w:rsidRPr="00982C99">
        <w:rPr>
          <w:lang w:val="en-US"/>
        </w:rPr>
        <w:t xml:space="preserve"> </w:t>
      </w:r>
      <w:r>
        <w:t>Состояние</w:t>
      </w:r>
      <w:r w:rsidRPr="00982C99">
        <w:rPr>
          <w:lang w:val="en-US"/>
        </w:rPr>
        <w:t xml:space="preserve"> </w:t>
      </w:r>
      <w:r>
        <w:t>чека</w:t>
      </w:r>
      <w:r>
        <w:rPr>
          <w:lang w:val="en-US"/>
        </w:rPr>
        <w:t xml:space="preserve"> </w:t>
      </w:r>
      <w:r>
        <w:t>коррекции</w:t>
      </w:r>
      <w:r w:rsidRPr="00E91BDF">
        <w:rPr>
          <w:lang w:val="en-US"/>
        </w:rPr>
        <w:t xml:space="preserve"> </w:t>
      </w:r>
      <w:r>
        <w:t>ФФД</w:t>
      </w:r>
      <w:r w:rsidRPr="00E91BDF">
        <w:rPr>
          <w:lang w:val="en-US"/>
        </w:rPr>
        <w:t xml:space="preserve"> 1.2</w:t>
      </w:r>
      <w:bookmarkEnd w:id="998"/>
    </w:p>
    <w:p w14:paraId="387FDC9B" w14:textId="77777777" w:rsidR="00982C99" w:rsidRPr="00982C99" w:rsidRDefault="00982C99" w:rsidP="00982C99">
      <w:pPr>
        <w:rPr>
          <w:rFonts w:cs="Arial"/>
          <w:lang w:val="en-US"/>
        </w:rPr>
      </w:pPr>
    </w:p>
    <w:p w14:paraId="1C3EF85C" w14:textId="7FB08D95" w:rsidR="00982C99" w:rsidRPr="00233C70" w:rsidRDefault="00982C99" w:rsidP="00982C99">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correction12/{inn}/status/{document_id}</w:t>
      </w:r>
    </w:p>
    <w:p w14:paraId="36CA90ED" w14:textId="77777777" w:rsidR="00982C99" w:rsidRDefault="00982C99" w:rsidP="00982C99">
      <w:pPr>
        <w:rPr>
          <w:rFonts w:cs="Arial"/>
          <w:lang w:val="en-US"/>
        </w:rPr>
      </w:pPr>
    </w:p>
    <w:p w14:paraId="1426B415" w14:textId="77777777" w:rsidR="00982C99" w:rsidRPr="004E79A5" w:rsidRDefault="00982C99" w:rsidP="00982C99">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2BD75742" w14:textId="77777777" w:rsidR="00982C99" w:rsidRPr="000C255B" w:rsidRDefault="00982C99" w:rsidP="00982C99">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7F3B3958" w14:textId="77777777" w:rsidR="00982C99" w:rsidRDefault="00982C99" w:rsidP="00982C99">
      <w:pPr>
        <w:rPr>
          <w:rFonts w:cs="Arial"/>
        </w:rPr>
      </w:pPr>
    </w:p>
    <w:p w14:paraId="1E13D1EB" w14:textId="77777777" w:rsidR="00982C99" w:rsidRPr="000C255B" w:rsidRDefault="00982C99" w:rsidP="00982C99">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968DC0A" w14:textId="77777777" w:rsidR="00982C99" w:rsidRDefault="00982C99" w:rsidP="00982C99">
      <w:pPr>
        <w:rPr>
          <w:rFonts w:cs="Arial"/>
        </w:rPr>
      </w:pPr>
    </w:p>
    <w:p w14:paraId="46CE6A43" w14:textId="77777777" w:rsidR="00982C99" w:rsidRDefault="00982C99" w:rsidP="00982C99">
      <w:r>
        <w:t xml:space="preserve">Ответ: </w:t>
      </w:r>
      <w:r>
        <w:rPr>
          <w:lang w:val="en-US"/>
        </w:rPr>
        <w:t>api</w:t>
      </w:r>
      <w:r w:rsidRPr="00197C7F">
        <w:t xml:space="preserve"> </w:t>
      </w:r>
      <w:r>
        <w:t>может возвращать следующие статус-коды</w:t>
      </w:r>
    </w:p>
    <w:p w14:paraId="77CF6547" w14:textId="77777777" w:rsidR="00982C99" w:rsidRDefault="00982C99" w:rsidP="00982C99">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6A6D45EF" w14:textId="77777777" w:rsidR="00982C99" w:rsidRDefault="00982C99" w:rsidP="00982C99">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7D20C673" w14:textId="77777777" w:rsidR="00982C99" w:rsidRDefault="00982C99" w:rsidP="00982C99">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D6A27CE" w14:textId="1AC68D6D" w:rsidR="00982C99" w:rsidRDefault="00982C99" w:rsidP="00982C99">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E91BDF" w:rsidRPr="00E91BDF">
        <w:t>11</w:t>
      </w:r>
      <w:r>
        <w:t>.1</w:t>
      </w:r>
    </w:p>
    <w:p w14:paraId="1C85F7C2" w14:textId="77777777" w:rsidR="00982C99" w:rsidRDefault="00982C99" w:rsidP="00982C99">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5A7E92EF" w14:textId="77777777" w:rsidR="00982C99" w:rsidRPr="00B509A4" w:rsidRDefault="00982C99" w:rsidP="00982C99">
      <w:pPr>
        <w:pStyle w:val="ac"/>
        <w:numPr>
          <w:ilvl w:val="0"/>
          <w:numId w:val="2"/>
        </w:numPr>
        <w:spacing w:after="0" w:line="240" w:lineRule="auto"/>
      </w:pPr>
      <w:r w:rsidRPr="00614CB5">
        <w:t xml:space="preserve">422, Unprocessable Entity – </w:t>
      </w:r>
      <w:r>
        <w:t>документ не может быть обработан из-за ошибок проверки КМ, тело ответа п.2.2.</w:t>
      </w:r>
      <w:r w:rsidRPr="00750BF1">
        <w:t>2</w:t>
      </w:r>
    </w:p>
    <w:p w14:paraId="44D7C346" w14:textId="77777777" w:rsidR="00982C99" w:rsidRPr="00E02F83" w:rsidRDefault="00982C99" w:rsidP="00982C99">
      <w:pPr>
        <w:pStyle w:val="ac"/>
        <w:spacing w:after="0" w:line="240" w:lineRule="auto"/>
      </w:pPr>
    </w:p>
    <w:p w14:paraId="246B3637" w14:textId="77777777" w:rsidR="00982C99" w:rsidRDefault="00982C99" w:rsidP="00982C99">
      <w:pPr>
        <w:rPr>
          <w:rFonts w:cs="Arial"/>
        </w:rPr>
      </w:pPr>
    </w:p>
    <w:p w14:paraId="400B9108" w14:textId="2373E8D1" w:rsidR="00982C99" w:rsidRDefault="00982C99" w:rsidP="00982C99">
      <w:pPr>
        <w:pStyle w:val="3"/>
      </w:pPr>
      <w:bookmarkStart w:id="999" w:name="_Toc80026518"/>
      <w:r>
        <w:rPr>
          <w:lang w:val="en-US"/>
        </w:rPr>
        <w:t>2.</w:t>
      </w:r>
      <w:r w:rsidR="00E91BDF">
        <w:rPr>
          <w:lang w:val="en-US"/>
        </w:rPr>
        <w:t>11</w:t>
      </w:r>
      <w:r>
        <w:rPr>
          <w:lang w:val="en-US"/>
        </w:rPr>
        <w:t xml:space="preserve">.1 </w:t>
      </w:r>
      <w:r>
        <w:t>Тело ответа</w:t>
      </w:r>
      <w:bookmarkEnd w:id="999"/>
    </w:p>
    <w:tbl>
      <w:tblPr>
        <w:tblStyle w:val="ab"/>
        <w:tblW w:w="10283" w:type="dxa"/>
        <w:tblLook w:val="04A0" w:firstRow="1" w:lastRow="0" w:firstColumn="1" w:lastColumn="0" w:noHBand="0" w:noVBand="1"/>
      </w:tblPr>
      <w:tblGrid>
        <w:gridCol w:w="2465"/>
        <w:gridCol w:w="4839"/>
        <w:gridCol w:w="2979"/>
      </w:tblGrid>
      <w:tr w:rsidR="00982C99" w:rsidRPr="008F4F86" w14:paraId="3CCE2AF7" w14:textId="77777777" w:rsidTr="00B23B83">
        <w:tc>
          <w:tcPr>
            <w:tcW w:w="2465" w:type="dxa"/>
          </w:tcPr>
          <w:p w14:paraId="16C7AA76" w14:textId="77777777" w:rsidR="00982C99" w:rsidRPr="009E5CA4" w:rsidRDefault="00982C99" w:rsidP="00B23B83">
            <w:pPr>
              <w:rPr>
                <w:rFonts w:cs="Arial"/>
                <w:lang w:val="en-US"/>
              </w:rPr>
            </w:pPr>
            <w:r>
              <w:rPr>
                <w:rFonts w:cs="Arial"/>
                <w:lang w:val="en-US"/>
              </w:rPr>
              <w:t>id</w:t>
            </w:r>
          </w:p>
        </w:tc>
        <w:tc>
          <w:tcPr>
            <w:tcW w:w="4839" w:type="dxa"/>
          </w:tcPr>
          <w:p w14:paraId="04E34072" w14:textId="77777777" w:rsidR="00982C99" w:rsidRPr="00DF451F" w:rsidRDefault="00982C99" w:rsidP="00B23B83">
            <w:pPr>
              <w:rPr>
                <w:rFonts w:cs="Arial"/>
              </w:rPr>
            </w:pPr>
            <w:r>
              <w:rPr>
                <w:rFonts w:cs="Arial"/>
              </w:rPr>
              <w:t>Идентификатор документа</w:t>
            </w:r>
          </w:p>
        </w:tc>
        <w:tc>
          <w:tcPr>
            <w:tcW w:w="2979" w:type="dxa"/>
          </w:tcPr>
          <w:p w14:paraId="1D2C0525" w14:textId="77777777" w:rsidR="00982C99" w:rsidRDefault="00982C99" w:rsidP="00B23B83">
            <w:pPr>
              <w:rPr>
                <w:rFonts w:cs="Arial"/>
              </w:rPr>
            </w:pPr>
            <w:r>
              <w:rPr>
                <w:rFonts w:cs="Arial"/>
              </w:rPr>
              <w:t xml:space="preserve">Строка от 1 до </w:t>
            </w:r>
            <w:r>
              <w:rPr>
                <w:rFonts w:cs="Arial"/>
                <w:lang w:val="en-US"/>
              </w:rPr>
              <w:t>64</w:t>
            </w:r>
            <w:r>
              <w:rPr>
                <w:rFonts w:cs="Arial"/>
              </w:rPr>
              <w:t xml:space="preserve"> символов</w:t>
            </w:r>
          </w:p>
        </w:tc>
      </w:tr>
      <w:tr w:rsidR="00982C99" w:rsidRPr="008F4F86" w14:paraId="00A68EC4" w14:textId="77777777" w:rsidTr="00B23B83">
        <w:tc>
          <w:tcPr>
            <w:tcW w:w="2465" w:type="dxa"/>
          </w:tcPr>
          <w:p w14:paraId="4C532D5B" w14:textId="77777777" w:rsidR="00982C99" w:rsidRDefault="00982C99" w:rsidP="00B23B83">
            <w:pPr>
              <w:rPr>
                <w:rFonts w:cs="Arial"/>
                <w:lang w:val="en-US"/>
              </w:rPr>
            </w:pPr>
            <w:r>
              <w:rPr>
                <w:rFonts w:cs="Arial"/>
                <w:lang w:val="en-US"/>
              </w:rPr>
              <w:t>d</w:t>
            </w:r>
            <w:r w:rsidRPr="00D71290">
              <w:rPr>
                <w:rFonts w:cs="Arial"/>
              </w:rPr>
              <w:t>eviceSN</w:t>
            </w:r>
          </w:p>
        </w:tc>
        <w:tc>
          <w:tcPr>
            <w:tcW w:w="4839" w:type="dxa"/>
          </w:tcPr>
          <w:p w14:paraId="2DFFDDEB" w14:textId="77777777" w:rsidR="00982C99" w:rsidRPr="00D71290" w:rsidRDefault="00982C99" w:rsidP="00B23B83">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BF13C63" w14:textId="77777777" w:rsidR="00982C99" w:rsidRDefault="00982C99" w:rsidP="00B23B83">
            <w:pPr>
              <w:rPr>
                <w:rFonts w:cs="Arial"/>
              </w:rPr>
            </w:pPr>
            <w:r>
              <w:rPr>
                <w:rFonts w:cs="Arial"/>
              </w:rPr>
              <w:t>Строка до 20 символов</w:t>
            </w:r>
          </w:p>
        </w:tc>
      </w:tr>
      <w:tr w:rsidR="00982C99" w:rsidRPr="008F4F86" w14:paraId="637D5861" w14:textId="77777777" w:rsidTr="00B23B83">
        <w:tc>
          <w:tcPr>
            <w:tcW w:w="2465" w:type="dxa"/>
          </w:tcPr>
          <w:p w14:paraId="10BF9ECB" w14:textId="77777777" w:rsidR="00982C99" w:rsidRPr="00D71290" w:rsidRDefault="00982C99" w:rsidP="00B23B83">
            <w:pPr>
              <w:rPr>
                <w:rFonts w:cs="Arial"/>
              </w:rPr>
            </w:pPr>
            <w:r>
              <w:rPr>
                <w:rFonts w:cs="Arial"/>
                <w:lang w:val="en-US"/>
              </w:rPr>
              <w:t>d</w:t>
            </w:r>
            <w:r w:rsidRPr="00D71290">
              <w:rPr>
                <w:rFonts w:cs="Arial"/>
              </w:rPr>
              <w:t>eviceRN</w:t>
            </w:r>
          </w:p>
        </w:tc>
        <w:tc>
          <w:tcPr>
            <w:tcW w:w="4839" w:type="dxa"/>
          </w:tcPr>
          <w:p w14:paraId="223B7DF5" w14:textId="77777777" w:rsidR="00982C99" w:rsidRDefault="00982C99" w:rsidP="00B23B83">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5F5BE56C" w14:textId="77777777" w:rsidR="00982C99" w:rsidRDefault="00982C99" w:rsidP="00B23B83">
            <w:pPr>
              <w:rPr>
                <w:rFonts w:cs="Arial"/>
              </w:rPr>
            </w:pPr>
            <w:r>
              <w:rPr>
                <w:rFonts w:cs="Arial"/>
              </w:rPr>
              <w:t>Строка до 20 символов</w:t>
            </w:r>
          </w:p>
        </w:tc>
      </w:tr>
      <w:tr w:rsidR="00982C99" w:rsidRPr="008F4F86" w14:paraId="074C81DF" w14:textId="77777777" w:rsidTr="00B23B83">
        <w:tc>
          <w:tcPr>
            <w:tcW w:w="2465" w:type="dxa"/>
          </w:tcPr>
          <w:p w14:paraId="5AB47839" w14:textId="77777777" w:rsidR="00982C99" w:rsidRPr="00D71290" w:rsidRDefault="00982C99" w:rsidP="00B23B83">
            <w:pPr>
              <w:rPr>
                <w:rFonts w:cs="Arial"/>
              </w:rPr>
            </w:pPr>
            <w:r>
              <w:rPr>
                <w:rFonts w:cs="Arial"/>
                <w:lang w:val="en-US"/>
              </w:rPr>
              <w:t>fs</w:t>
            </w:r>
            <w:r w:rsidRPr="00D71290">
              <w:rPr>
                <w:rFonts w:cs="Arial"/>
              </w:rPr>
              <w:t>Number</w:t>
            </w:r>
          </w:p>
        </w:tc>
        <w:tc>
          <w:tcPr>
            <w:tcW w:w="4839" w:type="dxa"/>
          </w:tcPr>
          <w:p w14:paraId="58750DA1" w14:textId="77777777" w:rsidR="00982C99" w:rsidRDefault="00982C99" w:rsidP="00B23B83">
            <w:pPr>
              <w:rPr>
                <w:rFonts w:cs="Arial"/>
              </w:rPr>
            </w:pPr>
            <w:r>
              <w:rPr>
                <w:rFonts w:cs="Arial"/>
              </w:rPr>
              <w:t>Номер фискального накопителя</w:t>
            </w:r>
          </w:p>
        </w:tc>
        <w:tc>
          <w:tcPr>
            <w:tcW w:w="2979" w:type="dxa"/>
          </w:tcPr>
          <w:p w14:paraId="1D98BB0C" w14:textId="77777777" w:rsidR="00982C99" w:rsidRDefault="00982C99" w:rsidP="00B23B83">
            <w:pPr>
              <w:rPr>
                <w:rFonts w:cs="Arial"/>
              </w:rPr>
            </w:pPr>
            <w:r>
              <w:rPr>
                <w:rFonts w:cs="Arial"/>
              </w:rPr>
              <w:t>Строка 16 символов</w:t>
            </w:r>
          </w:p>
        </w:tc>
      </w:tr>
      <w:tr w:rsidR="00982C99" w:rsidRPr="008F4F86" w14:paraId="3FA89522" w14:textId="77777777" w:rsidTr="00B23B83">
        <w:tc>
          <w:tcPr>
            <w:tcW w:w="2465" w:type="dxa"/>
          </w:tcPr>
          <w:p w14:paraId="1D1EF891" w14:textId="77777777" w:rsidR="00982C99" w:rsidRPr="00D71290" w:rsidRDefault="00982C99" w:rsidP="00B23B83">
            <w:pPr>
              <w:rPr>
                <w:rFonts w:cs="Arial"/>
              </w:rPr>
            </w:pPr>
            <w:r>
              <w:rPr>
                <w:rFonts w:cs="Arial"/>
                <w:lang w:val="en-US"/>
              </w:rPr>
              <w:t>ofd</w:t>
            </w:r>
            <w:r w:rsidRPr="00D71290">
              <w:rPr>
                <w:rFonts w:cs="Arial"/>
              </w:rPr>
              <w:t>Name</w:t>
            </w:r>
          </w:p>
        </w:tc>
        <w:tc>
          <w:tcPr>
            <w:tcW w:w="4839" w:type="dxa"/>
          </w:tcPr>
          <w:p w14:paraId="4832A120" w14:textId="77777777" w:rsidR="00982C99" w:rsidRPr="00D71290" w:rsidRDefault="00982C99" w:rsidP="00B23B83">
            <w:pPr>
              <w:rPr>
                <w:rFonts w:cs="Arial"/>
              </w:rPr>
            </w:pPr>
            <w:r>
              <w:rPr>
                <w:rFonts w:cs="Arial"/>
              </w:rPr>
              <w:t>Наименование ОФД</w:t>
            </w:r>
          </w:p>
        </w:tc>
        <w:tc>
          <w:tcPr>
            <w:tcW w:w="2979" w:type="dxa"/>
          </w:tcPr>
          <w:p w14:paraId="595C2948" w14:textId="77777777" w:rsidR="00982C99" w:rsidRDefault="00982C99" w:rsidP="00B23B83">
            <w:pPr>
              <w:rPr>
                <w:rFonts w:cs="Arial"/>
              </w:rPr>
            </w:pPr>
            <w:r>
              <w:rPr>
                <w:rFonts w:cs="Arial"/>
              </w:rPr>
              <w:t>Строка до 256 символов</w:t>
            </w:r>
          </w:p>
        </w:tc>
      </w:tr>
      <w:tr w:rsidR="00982C99" w:rsidRPr="008F4F86" w14:paraId="213309A9" w14:textId="77777777" w:rsidTr="00B23B83">
        <w:tc>
          <w:tcPr>
            <w:tcW w:w="2465" w:type="dxa"/>
          </w:tcPr>
          <w:p w14:paraId="416E1B5C" w14:textId="77777777" w:rsidR="00982C99" w:rsidRPr="00D71290" w:rsidRDefault="00982C99" w:rsidP="00B23B83">
            <w:pPr>
              <w:rPr>
                <w:rFonts w:cs="Arial"/>
              </w:rPr>
            </w:pPr>
            <w:r>
              <w:rPr>
                <w:rFonts w:cs="Arial"/>
                <w:lang w:val="en-US"/>
              </w:rPr>
              <w:t>odf</w:t>
            </w:r>
            <w:r w:rsidRPr="009E5A50">
              <w:rPr>
                <w:rFonts w:cs="Arial"/>
              </w:rPr>
              <w:t>Website</w:t>
            </w:r>
          </w:p>
        </w:tc>
        <w:tc>
          <w:tcPr>
            <w:tcW w:w="4839" w:type="dxa"/>
          </w:tcPr>
          <w:p w14:paraId="381C6260" w14:textId="77777777" w:rsidR="00982C99" w:rsidRPr="009E5A50" w:rsidRDefault="00982C99" w:rsidP="00B23B83">
            <w:pPr>
              <w:rPr>
                <w:rFonts w:cs="Arial"/>
              </w:rPr>
            </w:pPr>
            <w:r>
              <w:rPr>
                <w:rFonts w:cs="Arial"/>
                <w:lang w:val="en-US"/>
              </w:rPr>
              <w:t>Web-</w:t>
            </w:r>
            <w:r>
              <w:rPr>
                <w:rFonts w:cs="Arial"/>
              </w:rPr>
              <w:t>сайт ОФД</w:t>
            </w:r>
          </w:p>
        </w:tc>
        <w:tc>
          <w:tcPr>
            <w:tcW w:w="2979" w:type="dxa"/>
          </w:tcPr>
          <w:p w14:paraId="33F6E16E" w14:textId="09B3D4A8" w:rsidR="00982C99" w:rsidRDefault="00315ED9" w:rsidP="00B23B83">
            <w:pPr>
              <w:rPr>
                <w:rFonts w:cs="Arial"/>
              </w:rPr>
            </w:pPr>
            <w:r>
              <w:rPr>
                <w:rFonts w:cs="Arial"/>
              </w:rPr>
              <w:t>Строка до 58</w:t>
            </w:r>
            <w:r w:rsidR="00982C99">
              <w:rPr>
                <w:rFonts w:cs="Arial"/>
              </w:rPr>
              <w:t xml:space="preserve"> символов</w:t>
            </w:r>
          </w:p>
        </w:tc>
      </w:tr>
      <w:tr w:rsidR="00982C99" w:rsidRPr="008F4F86" w14:paraId="1710800C" w14:textId="77777777" w:rsidTr="00B23B83">
        <w:tc>
          <w:tcPr>
            <w:tcW w:w="2465" w:type="dxa"/>
          </w:tcPr>
          <w:p w14:paraId="3E0663EC" w14:textId="77777777" w:rsidR="00982C99" w:rsidRPr="00B72AEC" w:rsidRDefault="00982C99" w:rsidP="00B23B83">
            <w:pPr>
              <w:rPr>
                <w:rFonts w:cs="Arial"/>
                <w:lang w:val="en-US"/>
              </w:rPr>
            </w:pPr>
            <w:r>
              <w:rPr>
                <w:rFonts w:cs="Arial"/>
                <w:lang w:val="en-US"/>
              </w:rPr>
              <w:lastRenderedPageBreak/>
              <w:t>odfINN</w:t>
            </w:r>
          </w:p>
        </w:tc>
        <w:tc>
          <w:tcPr>
            <w:tcW w:w="4839" w:type="dxa"/>
          </w:tcPr>
          <w:p w14:paraId="1634322C" w14:textId="77777777" w:rsidR="00982C99" w:rsidRPr="00B72AEC" w:rsidRDefault="00982C99" w:rsidP="00B23B83">
            <w:pPr>
              <w:rPr>
                <w:rFonts w:cs="Arial"/>
              </w:rPr>
            </w:pPr>
            <w:r>
              <w:rPr>
                <w:rFonts w:cs="Arial"/>
              </w:rPr>
              <w:t>ИНН ОФД</w:t>
            </w:r>
          </w:p>
        </w:tc>
        <w:tc>
          <w:tcPr>
            <w:tcW w:w="2979" w:type="dxa"/>
          </w:tcPr>
          <w:p w14:paraId="6B7588DD" w14:textId="77777777" w:rsidR="00982C99" w:rsidRDefault="00982C99" w:rsidP="00B23B83">
            <w:pPr>
              <w:rPr>
                <w:rFonts w:cs="Arial"/>
              </w:rPr>
            </w:pPr>
            <w:r>
              <w:rPr>
                <w:rFonts w:cs="Arial"/>
              </w:rPr>
              <w:t>Строка 12 символов</w:t>
            </w:r>
          </w:p>
        </w:tc>
      </w:tr>
      <w:tr w:rsidR="00982C99" w:rsidRPr="008F4F86" w14:paraId="2A525C38" w14:textId="77777777" w:rsidTr="00B23B83">
        <w:tc>
          <w:tcPr>
            <w:tcW w:w="2465" w:type="dxa"/>
          </w:tcPr>
          <w:p w14:paraId="6F0D0647" w14:textId="77777777" w:rsidR="00982C99" w:rsidRDefault="00982C99" w:rsidP="00B23B83">
            <w:pPr>
              <w:rPr>
                <w:rFonts w:cs="Arial"/>
                <w:lang w:val="en-US"/>
              </w:rPr>
            </w:pPr>
            <w:r>
              <w:rPr>
                <w:rFonts w:cs="Arial"/>
                <w:lang w:val="en-US"/>
              </w:rPr>
              <w:t>fnsWebsite</w:t>
            </w:r>
          </w:p>
        </w:tc>
        <w:tc>
          <w:tcPr>
            <w:tcW w:w="4839" w:type="dxa"/>
          </w:tcPr>
          <w:p w14:paraId="61B6BB4A" w14:textId="77777777" w:rsidR="00982C99" w:rsidRPr="00B72AEC" w:rsidRDefault="00982C99" w:rsidP="00B23B83">
            <w:pPr>
              <w:rPr>
                <w:rFonts w:cs="Arial"/>
                <w:lang w:val="en-US"/>
              </w:rPr>
            </w:pPr>
            <w:r>
              <w:rPr>
                <w:rFonts w:cs="Arial"/>
                <w:lang w:val="en-US"/>
              </w:rPr>
              <w:t>Web-</w:t>
            </w:r>
            <w:r>
              <w:rPr>
                <w:rFonts w:cs="Arial"/>
              </w:rPr>
              <w:t>сайт ФНС</w:t>
            </w:r>
          </w:p>
        </w:tc>
        <w:tc>
          <w:tcPr>
            <w:tcW w:w="2979" w:type="dxa"/>
          </w:tcPr>
          <w:p w14:paraId="3A3BFC7F" w14:textId="77777777" w:rsidR="00982C99" w:rsidRDefault="00982C99" w:rsidP="00B23B83">
            <w:pPr>
              <w:rPr>
                <w:rFonts w:cs="Arial"/>
              </w:rPr>
            </w:pPr>
            <w:r>
              <w:rPr>
                <w:rFonts w:cs="Arial"/>
              </w:rPr>
              <w:t>Строка до 256 символов</w:t>
            </w:r>
          </w:p>
        </w:tc>
      </w:tr>
      <w:tr w:rsidR="00982C99" w:rsidRPr="008F4F86" w14:paraId="61384B59" w14:textId="77777777" w:rsidTr="00B23B83">
        <w:tc>
          <w:tcPr>
            <w:tcW w:w="2465" w:type="dxa"/>
          </w:tcPr>
          <w:p w14:paraId="34A8A025" w14:textId="77777777" w:rsidR="00982C99" w:rsidRPr="00DF451F" w:rsidRDefault="00982C99" w:rsidP="00B23B83">
            <w:pPr>
              <w:rPr>
                <w:rFonts w:cs="Arial"/>
                <w:lang w:val="en-US"/>
              </w:rPr>
            </w:pPr>
            <w:r>
              <w:rPr>
                <w:rFonts w:cs="Arial"/>
                <w:lang w:val="en-US"/>
              </w:rPr>
              <w:t>companyINN</w:t>
            </w:r>
          </w:p>
        </w:tc>
        <w:tc>
          <w:tcPr>
            <w:tcW w:w="4839" w:type="dxa"/>
          </w:tcPr>
          <w:p w14:paraId="44147013" w14:textId="77777777" w:rsidR="00982C99" w:rsidRPr="00B2081D" w:rsidRDefault="00982C99" w:rsidP="00B23B83">
            <w:pPr>
              <w:rPr>
                <w:rFonts w:cs="Arial"/>
              </w:rPr>
            </w:pPr>
            <w:r>
              <w:rPr>
                <w:rFonts w:cs="Arial"/>
              </w:rPr>
              <w:t>ИНН пользователя</w:t>
            </w:r>
          </w:p>
        </w:tc>
        <w:tc>
          <w:tcPr>
            <w:tcW w:w="2979" w:type="dxa"/>
          </w:tcPr>
          <w:p w14:paraId="5F1C716D" w14:textId="77777777" w:rsidR="00982C99" w:rsidRDefault="00982C99" w:rsidP="00B23B83">
            <w:pPr>
              <w:rPr>
                <w:rFonts w:cs="Arial"/>
              </w:rPr>
            </w:pPr>
            <w:r>
              <w:rPr>
                <w:rFonts w:cs="Arial"/>
              </w:rPr>
              <w:t>Строка 12 символов</w:t>
            </w:r>
          </w:p>
        </w:tc>
      </w:tr>
      <w:tr w:rsidR="00982C99" w:rsidRPr="008F4F86" w14:paraId="0C962092" w14:textId="77777777" w:rsidTr="00B23B83">
        <w:tc>
          <w:tcPr>
            <w:tcW w:w="2465" w:type="dxa"/>
          </w:tcPr>
          <w:p w14:paraId="47AF6CA0" w14:textId="77777777" w:rsidR="00982C99" w:rsidRPr="009E5A50" w:rsidRDefault="00982C99" w:rsidP="00B23B83">
            <w:pPr>
              <w:rPr>
                <w:rFonts w:cs="Arial"/>
              </w:rPr>
            </w:pPr>
            <w:r>
              <w:rPr>
                <w:rFonts w:cs="Arial"/>
                <w:lang w:val="en-US"/>
              </w:rPr>
              <w:t>c</w:t>
            </w:r>
            <w:r w:rsidRPr="009E5A50">
              <w:rPr>
                <w:rFonts w:cs="Arial"/>
              </w:rPr>
              <w:t>ompanyName</w:t>
            </w:r>
          </w:p>
        </w:tc>
        <w:tc>
          <w:tcPr>
            <w:tcW w:w="4839" w:type="dxa"/>
          </w:tcPr>
          <w:p w14:paraId="2FE7010E" w14:textId="77777777" w:rsidR="00982C99" w:rsidRPr="009E5A50" w:rsidRDefault="00982C99" w:rsidP="00B23B83">
            <w:pPr>
              <w:rPr>
                <w:rFonts w:cs="Arial"/>
              </w:rPr>
            </w:pPr>
            <w:r>
              <w:rPr>
                <w:rFonts w:cs="Arial"/>
              </w:rPr>
              <w:t>Наименование пользователя</w:t>
            </w:r>
          </w:p>
        </w:tc>
        <w:tc>
          <w:tcPr>
            <w:tcW w:w="2979" w:type="dxa"/>
          </w:tcPr>
          <w:p w14:paraId="4C204223" w14:textId="77777777" w:rsidR="00982C99" w:rsidRDefault="00982C99" w:rsidP="00B23B83">
            <w:pPr>
              <w:rPr>
                <w:rFonts w:cs="Arial"/>
              </w:rPr>
            </w:pPr>
            <w:r>
              <w:rPr>
                <w:rFonts w:cs="Arial"/>
              </w:rPr>
              <w:t>Строка до 256 символов</w:t>
            </w:r>
          </w:p>
        </w:tc>
      </w:tr>
      <w:tr w:rsidR="00982C99" w:rsidRPr="008F4F86" w14:paraId="088DE8A2" w14:textId="77777777" w:rsidTr="00B23B83">
        <w:tc>
          <w:tcPr>
            <w:tcW w:w="2465" w:type="dxa"/>
          </w:tcPr>
          <w:p w14:paraId="766C2B12" w14:textId="77777777" w:rsidR="00982C99" w:rsidRPr="009E5A50" w:rsidRDefault="00982C99" w:rsidP="00B23B83">
            <w:pPr>
              <w:rPr>
                <w:rFonts w:cs="Arial"/>
              </w:rPr>
            </w:pPr>
            <w:r>
              <w:rPr>
                <w:rFonts w:cs="Arial"/>
                <w:lang w:val="en-US"/>
              </w:rPr>
              <w:t>d</w:t>
            </w:r>
            <w:r w:rsidRPr="009E5A50">
              <w:rPr>
                <w:rFonts w:cs="Arial"/>
              </w:rPr>
              <w:t>ocumentNumber</w:t>
            </w:r>
          </w:p>
        </w:tc>
        <w:tc>
          <w:tcPr>
            <w:tcW w:w="4839" w:type="dxa"/>
          </w:tcPr>
          <w:p w14:paraId="2EBD4DEC" w14:textId="77777777" w:rsidR="00982C99" w:rsidRDefault="00982C99" w:rsidP="00B23B83">
            <w:pPr>
              <w:rPr>
                <w:rFonts w:cs="Arial"/>
              </w:rPr>
            </w:pPr>
            <w:r w:rsidRPr="00CE2490">
              <w:rPr>
                <w:rFonts w:cs="Arial"/>
              </w:rPr>
              <w:t>Номер ФД</w:t>
            </w:r>
          </w:p>
        </w:tc>
        <w:tc>
          <w:tcPr>
            <w:tcW w:w="2979" w:type="dxa"/>
          </w:tcPr>
          <w:p w14:paraId="2F631E4B" w14:textId="77777777" w:rsidR="00982C99" w:rsidRDefault="00982C99" w:rsidP="00B23B83">
            <w:pPr>
              <w:rPr>
                <w:rFonts w:cs="Arial"/>
              </w:rPr>
            </w:pPr>
            <w:r>
              <w:rPr>
                <w:rFonts w:cs="Arial"/>
              </w:rPr>
              <w:t>Число</w:t>
            </w:r>
          </w:p>
        </w:tc>
      </w:tr>
      <w:tr w:rsidR="00982C99" w:rsidRPr="008F4F86" w14:paraId="694E1BEC" w14:textId="77777777" w:rsidTr="00B23B83">
        <w:tc>
          <w:tcPr>
            <w:tcW w:w="2465" w:type="dxa"/>
          </w:tcPr>
          <w:p w14:paraId="472249F8" w14:textId="77777777" w:rsidR="00982C99" w:rsidRPr="009E5A50" w:rsidRDefault="00982C99" w:rsidP="00B23B83">
            <w:pPr>
              <w:rPr>
                <w:rFonts w:cs="Arial"/>
              </w:rPr>
            </w:pPr>
            <w:r>
              <w:rPr>
                <w:rFonts w:cs="Arial"/>
                <w:lang w:val="en-US"/>
              </w:rPr>
              <w:t>s</w:t>
            </w:r>
            <w:r w:rsidRPr="009E5A50">
              <w:rPr>
                <w:rFonts w:cs="Arial"/>
              </w:rPr>
              <w:t>hiftNumber</w:t>
            </w:r>
          </w:p>
        </w:tc>
        <w:tc>
          <w:tcPr>
            <w:tcW w:w="4839" w:type="dxa"/>
          </w:tcPr>
          <w:p w14:paraId="097C9500" w14:textId="77777777" w:rsidR="00982C99" w:rsidRDefault="00982C99" w:rsidP="00B23B83">
            <w:pPr>
              <w:rPr>
                <w:rFonts w:cs="Arial"/>
              </w:rPr>
            </w:pPr>
            <w:r>
              <w:rPr>
                <w:rFonts w:cs="Arial"/>
              </w:rPr>
              <w:t>Номер смены</w:t>
            </w:r>
          </w:p>
        </w:tc>
        <w:tc>
          <w:tcPr>
            <w:tcW w:w="2979" w:type="dxa"/>
          </w:tcPr>
          <w:p w14:paraId="0B6CD5AE" w14:textId="77777777" w:rsidR="00982C99" w:rsidRDefault="00982C99" w:rsidP="00B23B83">
            <w:pPr>
              <w:rPr>
                <w:rFonts w:cs="Arial"/>
              </w:rPr>
            </w:pPr>
            <w:r>
              <w:rPr>
                <w:rFonts w:cs="Arial"/>
              </w:rPr>
              <w:t>Число</w:t>
            </w:r>
          </w:p>
        </w:tc>
      </w:tr>
      <w:tr w:rsidR="00982C99" w:rsidRPr="008F4F86" w14:paraId="48767074" w14:textId="77777777" w:rsidTr="00B23B83">
        <w:tc>
          <w:tcPr>
            <w:tcW w:w="2465" w:type="dxa"/>
          </w:tcPr>
          <w:p w14:paraId="749210E9" w14:textId="77777777" w:rsidR="00982C99" w:rsidRPr="00CE2490" w:rsidRDefault="00982C99" w:rsidP="00B23B83">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229FB53B" w14:textId="77777777" w:rsidR="00982C99" w:rsidRDefault="00982C99" w:rsidP="00B23B83">
            <w:pPr>
              <w:rPr>
                <w:rFonts w:cs="Arial"/>
              </w:rPr>
            </w:pPr>
            <w:r>
              <w:rPr>
                <w:rFonts w:cs="Arial"/>
              </w:rPr>
              <w:t>Номер чека за смену</w:t>
            </w:r>
          </w:p>
        </w:tc>
        <w:tc>
          <w:tcPr>
            <w:tcW w:w="2979" w:type="dxa"/>
          </w:tcPr>
          <w:p w14:paraId="63F85234" w14:textId="77777777" w:rsidR="00982C99" w:rsidRPr="00CE2490" w:rsidRDefault="00982C99" w:rsidP="00B23B83">
            <w:pPr>
              <w:rPr>
                <w:rFonts w:cs="Arial"/>
              </w:rPr>
            </w:pPr>
            <w:r>
              <w:rPr>
                <w:rFonts w:cs="Arial"/>
              </w:rPr>
              <w:t>Число</w:t>
            </w:r>
          </w:p>
        </w:tc>
      </w:tr>
      <w:tr w:rsidR="00982C99" w:rsidRPr="008F4F86" w14:paraId="44E562DB" w14:textId="77777777" w:rsidTr="00B23B83">
        <w:tc>
          <w:tcPr>
            <w:tcW w:w="2465" w:type="dxa"/>
          </w:tcPr>
          <w:p w14:paraId="02C4EAA3" w14:textId="77777777" w:rsidR="00982C99" w:rsidRPr="009E5A50" w:rsidRDefault="00982C99" w:rsidP="00B23B83">
            <w:pPr>
              <w:rPr>
                <w:rFonts w:cs="Arial"/>
                <w:lang w:val="en-US"/>
              </w:rPr>
            </w:pPr>
            <w:r>
              <w:rPr>
                <w:rFonts w:cs="Arial"/>
                <w:lang w:val="en-US"/>
              </w:rPr>
              <w:t>processedAt</w:t>
            </w:r>
          </w:p>
        </w:tc>
        <w:tc>
          <w:tcPr>
            <w:tcW w:w="4839" w:type="dxa"/>
          </w:tcPr>
          <w:p w14:paraId="576A102F" w14:textId="77777777" w:rsidR="00982C99" w:rsidRPr="00E31914" w:rsidRDefault="00982C99" w:rsidP="00B23B83">
            <w:pPr>
              <w:rPr>
                <w:rFonts w:cs="Arial"/>
              </w:rPr>
            </w:pPr>
            <w:r>
              <w:rPr>
                <w:rFonts w:cs="Arial"/>
              </w:rPr>
              <w:t>Время регистрации фискального документа в ФН</w:t>
            </w:r>
          </w:p>
        </w:tc>
        <w:tc>
          <w:tcPr>
            <w:tcW w:w="2979" w:type="dxa"/>
          </w:tcPr>
          <w:p w14:paraId="1AFBB1EC" w14:textId="77777777" w:rsidR="00982C99" w:rsidRDefault="00982C99" w:rsidP="00B23B83">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982C99" w:rsidRPr="008F4F86" w14:paraId="35321BAA" w14:textId="77777777" w:rsidTr="00B23B83">
        <w:tc>
          <w:tcPr>
            <w:tcW w:w="2465" w:type="dxa"/>
          </w:tcPr>
          <w:p w14:paraId="2F0E4746" w14:textId="77777777" w:rsidR="00982C99" w:rsidRPr="008F4F86" w:rsidRDefault="00982C99" w:rsidP="00B23B83">
            <w:pPr>
              <w:rPr>
                <w:rFonts w:cs="Arial"/>
                <w:lang w:val="en-US"/>
              </w:rPr>
            </w:pPr>
            <w:r>
              <w:rPr>
                <w:rFonts w:cs="Arial"/>
                <w:lang w:val="en-US"/>
              </w:rPr>
              <w:t>content</w:t>
            </w:r>
          </w:p>
        </w:tc>
        <w:tc>
          <w:tcPr>
            <w:tcW w:w="4839" w:type="dxa"/>
          </w:tcPr>
          <w:p w14:paraId="51D1087E" w14:textId="77777777" w:rsidR="00982C99" w:rsidRPr="00EB31B9" w:rsidRDefault="00982C99" w:rsidP="00B23B83">
            <w:pPr>
              <w:rPr>
                <w:rFonts w:cs="Arial"/>
              </w:rPr>
            </w:pPr>
            <w:r>
              <w:rPr>
                <w:rFonts w:cs="Arial"/>
              </w:rPr>
              <w:t>Содержимое документа</w:t>
            </w:r>
          </w:p>
        </w:tc>
        <w:tc>
          <w:tcPr>
            <w:tcW w:w="2979" w:type="dxa"/>
          </w:tcPr>
          <w:p w14:paraId="5B3FAF3A" w14:textId="12CD2621" w:rsidR="00982C99" w:rsidRPr="00525F22" w:rsidRDefault="00982C99" w:rsidP="00B23B83">
            <w:pPr>
              <w:rPr>
                <w:rFonts w:cs="Arial"/>
              </w:rPr>
            </w:pPr>
            <w:r>
              <w:rPr>
                <w:rFonts w:cs="Arial"/>
              </w:rPr>
              <w:t>Структура п.2.</w:t>
            </w:r>
            <w:r w:rsidR="00E91BDF">
              <w:rPr>
                <w:rFonts w:cs="Arial"/>
                <w:lang w:val="en-US"/>
              </w:rPr>
              <w:t>7</w:t>
            </w:r>
            <w:r>
              <w:rPr>
                <w:rFonts w:cs="Arial"/>
              </w:rPr>
              <w:t>.1.1</w:t>
            </w:r>
          </w:p>
        </w:tc>
      </w:tr>
      <w:tr w:rsidR="00982C99" w:rsidRPr="008F4F86" w14:paraId="7B0E3BD9" w14:textId="77777777" w:rsidTr="00B23B83">
        <w:tc>
          <w:tcPr>
            <w:tcW w:w="2465" w:type="dxa"/>
          </w:tcPr>
          <w:p w14:paraId="5E5C0932" w14:textId="77777777" w:rsidR="00982C99" w:rsidRPr="009E5A50" w:rsidRDefault="00982C99" w:rsidP="00B23B83">
            <w:pPr>
              <w:rPr>
                <w:rFonts w:cs="Arial"/>
              </w:rPr>
            </w:pPr>
            <w:r>
              <w:rPr>
                <w:rFonts w:cs="Arial"/>
                <w:lang w:val="en-US"/>
              </w:rPr>
              <w:t>c</w:t>
            </w:r>
            <w:r w:rsidRPr="009E5A50">
              <w:rPr>
                <w:rFonts w:cs="Arial"/>
              </w:rPr>
              <w:t>hange</w:t>
            </w:r>
          </w:p>
        </w:tc>
        <w:tc>
          <w:tcPr>
            <w:tcW w:w="4839" w:type="dxa"/>
          </w:tcPr>
          <w:p w14:paraId="0BD9A519" w14:textId="77777777" w:rsidR="00982C99" w:rsidRDefault="00982C99" w:rsidP="00B23B83">
            <w:pPr>
              <w:rPr>
                <w:rFonts w:cs="Arial"/>
              </w:rPr>
            </w:pPr>
            <w:r>
              <w:rPr>
                <w:rFonts w:cs="Arial"/>
              </w:rPr>
              <w:t>Сдача</w:t>
            </w:r>
          </w:p>
        </w:tc>
        <w:tc>
          <w:tcPr>
            <w:tcW w:w="2979" w:type="dxa"/>
          </w:tcPr>
          <w:p w14:paraId="379F7312" w14:textId="77777777" w:rsidR="00982C99" w:rsidRDefault="00982C99" w:rsidP="00B23B83">
            <w:pPr>
              <w:rPr>
                <w:rFonts w:cs="Arial"/>
              </w:rPr>
            </w:pPr>
            <w:r>
              <w:rPr>
                <w:rFonts w:cs="Arial"/>
              </w:rPr>
              <w:t>Десятичное число с точностью до 2 символов после точки</w:t>
            </w:r>
          </w:p>
        </w:tc>
      </w:tr>
      <w:tr w:rsidR="00982C99" w:rsidRPr="008F4F86" w14:paraId="6DED1DE5" w14:textId="77777777" w:rsidTr="00B23B83">
        <w:tc>
          <w:tcPr>
            <w:tcW w:w="2465" w:type="dxa"/>
          </w:tcPr>
          <w:p w14:paraId="6C1AEA84" w14:textId="77777777" w:rsidR="00982C99" w:rsidRPr="00AD41F6" w:rsidRDefault="00982C99" w:rsidP="00B23B83">
            <w:pPr>
              <w:rPr>
                <w:rFonts w:cs="Arial"/>
                <w:lang w:val="en-US"/>
              </w:rPr>
            </w:pPr>
            <w:r>
              <w:rPr>
                <w:rFonts w:cs="Arial"/>
                <w:lang w:val="en-US"/>
              </w:rPr>
              <w:t>fp</w:t>
            </w:r>
          </w:p>
        </w:tc>
        <w:tc>
          <w:tcPr>
            <w:tcW w:w="4839" w:type="dxa"/>
          </w:tcPr>
          <w:p w14:paraId="5FA3BF5D" w14:textId="77777777" w:rsidR="00982C99" w:rsidRDefault="00982C99" w:rsidP="00B23B83">
            <w:pPr>
              <w:rPr>
                <w:rFonts w:cs="Arial"/>
              </w:rPr>
            </w:pPr>
            <w:r w:rsidRPr="00E664C7">
              <w:rPr>
                <w:rFonts w:cs="Arial"/>
              </w:rPr>
              <w:t>Фискальный признак</w:t>
            </w:r>
          </w:p>
        </w:tc>
        <w:tc>
          <w:tcPr>
            <w:tcW w:w="2979" w:type="dxa"/>
          </w:tcPr>
          <w:p w14:paraId="27F144E7" w14:textId="77777777" w:rsidR="00982C99" w:rsidRPr="008B6C01" w:rsidRDefault="00982C99" w:rsidP="00B23B83">
            <w:pPr>
              <w:rPr>
                <w:rFonts w:cs="Arial"/>
              </w:rPr>
            </w:pPr>
            <w:r>
              <w:rPr>
                <w:rFonts w:cs="Arial"/>
              </w:rPr>
              <w:t>Строка</w:t>
            </w:r>
            <w:r>
              <w:rPr>
                <w:rFonts w:cs="Arial"/>
                <w:lang w:val="en-US"/>
              </w:rPr>
              <w:t xml:space="preserve"> 10 </w:t>
            </w:r>
            <w:r>
              <w:rPr>
                <w:rFonts w:cs="Arial"/>
              </w:rPr>
              <w:t>символов</w:t>
            </w:r>
          </w:p>
        </w:tc>
      </w:tr>
      <w:tr w:rsidR="00982C99" w:rsidRPr="008F4F86" w14:paraId="78DADCB4" w14:textId="77777777" w:rsidTr="00B23B83">
        <w:tc>
          <w:tcPr>
            <w:tcW w:w="2465" w:type="dxa"/>
          </w:tcPr>
          <w:p w14:paraId="3CA0BB13" w14:textId="77777777" w:rsidR="00982C99" w:rsidRPr="009D7C38" w:rsidRDefault="00982C99" w:rsidP="00B23B83">
            <w:pPr>
              <w:rPr>
                <w:rFonts w:cs="Arial"/>
                <w:lang w:val="en-US"/>
              </w:rPr>
            </w:pPr>
            <w:r>
              <w:rPr>
                <w:rFonts w:cs="Arial"/>
                <w:lang w:val="en-US"/>
              </w:rPr>
              <w:t>callbackUrl</w:t>
            </w:r>
          </w:p>
        </w:tc>
        <w:tc>
          <w:tcPr>
            <w:tcW w:w="4839" w:type="dxa"/>
          </w:tcPr>
          <w:p w14:paraId="7D359C7E" w14:textId="77777777" w:rsidR="00982C99" w:rsidRPr="009D7C38" w:rsidRDefault="00982C99" w:rsidP="00B23B83">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0CC190C0" w14:textId="77777777" w:rsidR="00982C99" w:rsidRDefault="00982C99" w:rsidP="00B23B83">
            <w:pPr>
              <w:rPr>
                <w:rFonts w:cs="Arial"/>
              </w:rPr>
            </w:pPr>
            <w:r>
              <w:rPr>
                <w:rFonts w:cs="Arial"/>
              </w:rPr>
              <w:t xml:space="preserve">Строка от 1 до 1024 символов или </w:t>
            </w:r>
            <w:r>
              <w:rPr>
                <w:rFonts w:cs="Arial"/>
                <w:lang w:val="en-US"/>
              </w:rPr>
              <w:t>null</w:t>
            </w:r>
          </w:p>
        </w:tc>
      </w:tr>
      <w:tr w:rsidR="00982C99" w:rsidRPr="008F4F86" w14:paraId="1E135CA5" w14:textId="77777777" w:rsidTr="00B23B83">
        <w:tc>
          <w:tcPr>
            <w:tcW w:w="2465" w:type="dxa"/>
          </w:tcPr>
          <w:p w14:paraId="7F51E61D" w14:textId="77777777" w:rsidR="00982C99" w:rsidRDefault="00982C99" w:rsidP="00B23B83">
            <w:pPr>
              <w:rPr>
                <w:rFonts w:cs="Arial"/>
                <w:lang w:val="en-US"/>
              </w:rPr>
            </w:pPr>
            <w:r>
              <w:rPr>
                <w:rFonts w:cs="Arial"/>
                <w:lang w:val="en-US"/>
              </w:rPr>
              <w:t>meta</w:t>
            </w:r>
          </w:p>
        </w:tc>
        <w:tc>
          <w:tcPr>
            <w:tcW w:w="4839" w:type="dxa"/>
          </w:tcPr>
          <w:p w14:paraId="03F5E924" w14:textId="77777777" w:rsidR="00982C99" w:rsidRDefault="00982C99" w:rsidP="00B23B83">
            <w:pPr>
              <w:rPr>
                <w:rFonts w:cs="Arial"/>
                <w:lang w:val="en-US"/>
              </w:rPr>
            </w:pPr>
            <w:r>
              <w:rPr>
                <w:rFonts w:cs="Arial"/>
              </w:rPr>
              <w:t>Метаданные запроса</w:t>
            </w:r>
          </w:p>
        </w:tc>
        <w:tc>
          <w:tcPr>
            <w:tcW w:w="2979" w:type="dxa"/>
          </w:tcPr>
          <w:p w14:paraId="0BFDAE46" w14:textId="77777777" w:rsidR="00982C99" w:rsidRDefault="00982C99" w:rsidP="00B23B83">
            <w:pPr>
              <w:rPr>
                <w:rFonts w:cs="Arial"/>
              </w:rPr>
            </w:pPr>
            <w:r>
              <w:rPr>
                <w:rFonts w:cs="Arial"/>
              </w:rPr>
              <w:t xml:space="preserve">Строка от 1 до 128 символов или </w:t>
            </w:r>
            <w:r>
              <w:rPr>
                <w:rFonts w:cs="Arial"/>
                <w:lang w:val="en-US"/>
              </w:rPr>
              <w:t>null</w:t>
            </w:r>
          </w:p>
        </w:tc>
      </w:tr>
    </w:tbl>
    <w:p w14:paraId="67D5D5AB" w14:textId="77777777" w:rsidR="00982C99" w:rsidRDefault="00982C99" w:rsidP="00982C99">
      <w:pPr>
        <w:rPr>
          <w:rFonts w:cs="Arial"/>
        </w:rPr>
      </w:pPr>
    </w:p>
    <w:p w14:paraId="1172F603" w14:textId="77777777" w:rsidR="00982C99" w:rsidRPr="00CF1D55" w:rsidRDefault="00982C99" w:rsidP="00982C99">
      <w:pPr>
        <w:rPr>
          <w:lang w:val="en-US"/>
        </w:rPr>
      </w:pPr>
      <w:r w:rsidRPr="00817738">
        <w:t>Пример</w:t>
      </w:r>
      <w:r w:rsidRPr="00CF1D55">
        <w:rPr>
          <w:lang w:val="en-US"/>
        </w:rPr>
        <w:t xml:space="preserve"> </w:t>
      </w:r>
      <w:r>
        <w:t>ответа</w:t>
      </w:r>
      <w:r w:rsidRPr="00CF1D55">
        <w:rPr>
          <w:lang w:val="en-US"/>
        </w:rPr>
        <w:t>:</w:t>
      </w:r>
    </w:p>
    <w:p w14:paraId="0254925B" w14:textId="77777777" w:rsidR="00982C99" w:rsidRPr="00CF1D55" w:rsidRDefault="00982C99" w:rsidP="00982C99">
      <w:pPr>
        <w:rPr>
          <w:rFonts w:cs="Arial"/>
          <w:lang w:val="en-US"/>
        </w:rPr>
      </w:pPr>
    </w:p>
    <w:p w14:paraId="017F688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0FDACB9C"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id</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57C1D6BD"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deviceSN</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257EAC8"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deviceRN</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1D6C9B5"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fsNumber</w:t>
      </w:r>
      <w:proofErr w:type="gram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6804F06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20889756"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ofdWebsite</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33227CE2"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ofdinn</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D1DBE3F"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fnsWebsite</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918500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companyINN</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04C3E26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companyName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69D187E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documentNumber</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26574D69"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gramStart"/>
      <w:r w:rsidRPr="00DC16FF">
        <w:rPr>
          <w:rFonts w:ascii="Consolas" w:hAnsi="Consolas" w:cs="Consolas"/>
          <w:color w:val="8ACCCF"/>
          <w:sz w:val="18"/>
          <w:szCs w:val="18"/>
          <w:lang w:val="en-US"/>
        </w:rPr>
        <w:t>shiftNumber</w:t>
      </w:r>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7E417A3A"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gramStart"/>
      <w:r w:rsidRPr="00DC16FF">
        <w:rPr>
          <w:rFonts w:ascii="Consolas" w:hAnsi="Consolas" w:cs="Consolas"/>
          <w:color w:val="8ACCCF"/>
          <w:sz w:val="18"/>
          <w:szCs w:val="18"/>
          <w:lang w:val="en-US"/>
        </w:rPr>
        <w:t>documentIndex</w:t>
      </w:r>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30FAEF0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processedAt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25B1491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content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D4DFE3B" w14:textId="5E4B7690" w:rsidR="00982C99"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7B376783" w14:textId="34349A95" w:rsidR="00432069" w:rsidRPr="00CE43A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correctionType</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178AFFE8"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causeDocumentDate</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4A882FBD"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causeDocumentNumber</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541ECF1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positions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3CFC4F6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67FAB7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5AE0D34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7E166B10"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3D1632F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7ADBB72"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paymentMethodType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7EFCC1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paymentSubjectType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41890798"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0F5238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7605BD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66B1101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1C418C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4AF767E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058F78F"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paymentMethodType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401DF4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paymentSubjectType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82A6A6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E40CCE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701B1C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checkClose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270EF74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431A85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0144FB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642590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5A5F051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A5321C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24330F3"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56B99E76"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2A00F9F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2819408"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4018A596"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taxationSystem</w:t>
      </w:r>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0C954B8E"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6804BD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customerContact</w:t>
      </w:r>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2E98AD6"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247FFB87"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change</w:t>
      </w:r>
      <w:proofErr w:type="gramEnd"/>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CE11DF8"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CE43A2">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fp</w:t>
      </w:r>
      <w:proofErr w:type="gramEnd"/>
      <w:r w:rsidRPr="00CE43A2">
        <w:rPr>
          <w:rFonts w:ascii="Consolas" w:hAnsi="Consolas" w:cs="Consolas"/>
          <w:color w:val="8ACCCF"/>
          <w:sz w:val="18"/>
          <w:szCs w:val="18"/>
          <w:lang w:val="en-US"/>
        </w:rPr>
        <w:t>"</w:t>
      </w:r>
      <w:r w:rsidRPr="00CE43A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CE43A2">
        <w:rPr>
          <w:rFonts w:ascii="Consolas" w:hAnsi="Consolas" w:cs="Consolas"/>
          <w:color w:val="DFAF8F"/>
          <w:sz w:val="18"/>
          <w:szCs w:val="18"/>
          <w:lang w:val="en-US"/>
        </w:rPr>
        <w:t>"2364009522"</w:t>
      </w:r>
    </w:p>
    <w:p w14:paraId="43478836"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CE43A2">
        <w:rPr>
          <w:rFonts w:ascii="Consolas" w:hAnsi="Consolas" w:cs="Consolas"/>
          <w:color w:val="DFDFBF"/>
          <w:sz w:val="18"/>
          <w:szCs w:val="18"/>
          <w:lang w:val="en-US"/>
        </w:rPr>
        <w:t>}</w:t>
      </w:r>
    </w:p>
    <w:p w14:paraId="2A4166A5" w14:textId="77777777" w:rsidR="00982C99" w:rsidRPr="00CE43A2" w:rsidRDefault="00982C99" w:rsidP="00982C99">
      <w:pPr>
        <w:rPr>
          <w:lang w:val="en-US"/>
        </w:rPr>
      </w:pPr>
    </w:p>
    <w:p w14:paraId="5732EC7F" w14:textId="0ED37C17" w:rsidR="00982C99" w:rsidRDefault="00982C99">
      <w:pPr>
        <w:rPr>
          <w:lang w:val="en-US"/>
        </w:rPr>
      </w:pPr>
      <w:r>
        <w:rPr>
          <w:lang w:val="en-US"/>
        </w:rPr>
        <w:br w:type="page"/>
      </w:r>
    </w:p>
    <w:p w14:paraId="30DEABB3" w14:textId="77777777" w:rsidR="00171765" w:rsidRPr="001D7CFC" w:rsidRDefault="00171765" w:rsidP="00171765">
      <w:pPr>
        <w:pStyle w:val="1"/>
        <w:rPr>
          <w:lang w:val="en-US"/>
        </w:rPr>
      </w:pPr>
      <w:bookmarkStart w:id="1000" w:name="_Toc507539867"/>
      <w:bookmarkStart w:id="1001" w:name="_Toc27489477"/>
      <w:bookmarkStart w:id="1002" w:name="_Toc63432922"/>
      <w:bookmarkStart w:id="1003" w:name="_Toc80026519"/>
      <w:r w:rsidRPr="001D7CFC">
        <w:rPr>
          <w:lang w:val="en-US"/>
        </w:rPr>
        <w:lastRenderedPageBreak/>
        <w:t xml:space="preserve">3. </w:t>
      </w:r>
      <w:r>
        <w:rPr>
          <w:lang w:val="en-US"/>
        </w:rPr>
        <w:t>Swagger</w:t>
      </w:r>
      <w:bookmarkEnd w:id="1000"/>
      <w:bookmarkEnd w:id="1001"/>
      <w:bookmarkEnd w:id="1002"/>
      <w:bookmarkEnd w:id="1003"/>
    </w:p>
    <w:p w14:paraId="696DBB74" w14:textId="77777777" w:rsidR="00171765" w:rsidRPr="001D7CFC" w:rsidRDefault="00171765" w:rsidP="00171765">
      <w:pPr>
        <w:rPr>
          <w:lang w:val="en-US"/>
        </w:rPr>
      </w:pPr>
      <w:r>
        <w:t>Описание</w:t>
      </w:r>
      <w:r w:rsidRPr="001D7CFC">
        <w:rPr>
          <w:lang w:val="en-US"/>
        </w:rPr>
        <w:t xml:space="preserve"> </w:t>
      </w:r>
      <w:r>
        <w:rPr>
          <w:lang w:val="en-US"/>
        </w:rPr>
        <w:t>api</w:t>
      </w:r>
      <w:r w:rsidRPr="001D7CFC">
        <w:rPr>
          <w:lang w:val="en-US"/>
        </w:rPr>
        <w:t xml:space="preserve"> </w:t>
      </w:r>
      <w:r>
        <w:t>доступно</w:t>
      </w:r>
      <w:r w:rsidRPr="001D7CFC">
        <w:rPr>
          <w:lang w:val="en-US"/>
        </w:rPr>
        <w:t xml:space="preserve"> </w:t>
      </w:r>
      <w:r>
        <w:t>в</w:t>
      </w:r>
      <w:r w:rsidRPr="001D7CFC">
        <w:rPr>
          <w:lang w:val="en-US"/>
        </w:rPr>
        <w:t xml:space="preserve"> </w:t>
      </w:r>
      <w:r>
        <w:t>виде</w:t>
      </w:r>
      <w:r w:rsidRPr="001D7CFC">
        <w:rPr>
          <w:lang w:val="en-US"/>
        </w:rPr>
        <w:t xml:space="preserve"> </w:t>
      </w:r>
      <w:r w:rsidRPr="00CA4802">
        <w:rPr>
          <w:lang w:val="en-US"/>
        </w:rPr>
        <w:t>OpenAPI</w:t>
      </w:r>
      <w:r w:rsidRPr="001D7CFC">
        <w:rPr>
          <w:lang w:val="en-US"/>
        </w:rPr>
        <w:t xml:space="preserve"> </w:t>
      </w:r>
      <w:r w:rsidRPr="00CA4802">
        <w:rPr>
          <w:lang w:val="en-US"/>
        </w:rPr>
        <w:t>Specification</w:t>
      </w:r>
      <w:r w:rsidRPr="001D7CFC">
        <w:rPr>
          <w:lang w:val="en-US"/>
        </w:rPr>
        <w:t>(</w:t>
      </w:r>
      <w:r w:rsidRPr="00CA4802">
        <w:rPr>
          <w:lang w:val="en-US"/>
        </w:rPr>
        <w:t>OAS</w:t>
      </w:r>
      <w:r w:rsidRPr="001D7CFC">
        <w:rPr>
          <w:lang w:val="en-US"/>
        </w:rPr>
        <w:t>).</w:t>
      </w:r>
    </w:p>
    <w:p w14:paraId="31BD51A5" w14:textId="77777777" w:rsidR="00171765" w:rsidRPr="001D7CFC" w:rsidRDefault="00171765" w:rsidP="00171765">
      <w:pPr>
        <w:rPr>
          <w:lang w:val="en-US"/>
        </w:rPr>
      </w:pPr>
      <w:r>
        <w:t>По</w:t>
      </w:r>
      <w:r w:rsidRPr="001D7CFC">
        <w:rPr>
          <w:lang w:val="en-US"/>
        </w:rPr>
        <w:t xml:space="preserve"> </w:t>
      </w:r>
      <w:r>
        <w:rPr>
          <w:lang w:val="en-US"/>
        </w:rPr>
        <w:t>url</w:t>
      </w:r>
      <w:r w:rsidRPr="001D7CFC">
        <w:rPr>
          <w:lang w:val="en-US"/>
        </w:rPr>
        <w:t xml:space="preserve"> </w:t>
      </w:r>
      <w:r w:rsidRPr="001D7CFC">
        <w:rPr>
          <w:b/>
          <w:lang w:val="en-US"/>
        </w:rPr>
        <w:t>/</w:t>
      </w:r>
      <w:r w:rsidRPr="00E45C7F">
        <w:rPr>
          <w:b/>
          <w:lang w:val="en-US"/>
        </w:rPr>
        <w:t>swagger</w:t>
      </w:r>
      <w:r w:rsidRPr="001D7CFC">
        <w:rPr>
          <w:lang w:val="en-US"/>
        </w:rPr>
        <w:t xml:space="preserve"> </w:t>
      </w:r>
      <w:r>
        <w:t>доступен</w:t>
      </w:r>
      <w:r w:rsidRPr="001D7CFC">
        <w:rPr>
          <w:lang w:val="en-US"/>
        </w:rPr>
        <w:t xml:space="preserve"> </w:t>
      </w:r>
      <w:r>
        <w:rPr>
          <w:lang w:val="en-US"/>
        </w:rPr>
        <w:t>swagger</w:t>
      </w:r>
      <w:r w:rsidRPr="001D7CFC">
        <w:rPr>
          <w:lang w:val="en-US"/>
        </w:rPr>
        <w:t>-</w:t>
      </w:r>
      <w:r>
        <w:rPr>
          <w:lang w:val="en-US"/>
        </w:rPr>
        <w:t>ui</w:t>
      </w:r>
    </w:p>
    <w:p w14:paraId="46F1EE20" w14:textId="77777777" w:rsidR="00171765" w:rsidRPr="001D7CFC" w:rsidRDefault="00171765" w:rsidP="00171765">
      <w:pPr>
        <w:rPr>
          <w:lang w:val="en-US"/>
        </w:rPr>
      </w:pPr>
      <w:r>
        <w:t>По</w:t>
      </w:r>
      <w:r w:rsidRPr="001D7CFC">
        <w:rPr>
          <w:lang w:val="en-US"/>
        </w:rPr>
        <w:t xml:space="preserve"> </w:t>
      </w:r>
      <w:r>
        <w:rPr>
          <w:lang w:val="en-US"/>
        </w:rPr>
        <w:t>url</w:t>
      </w:r>
      <w:r w:rsidRPr="001D7CFC">
        <w:rPr>
          <w:lang w:val="en-US"/>
        </w:rPr>
        <w:t xml:space="preserve"> </w:t>
      </w:r>
      <w:r w:rsidRPr="001D7CFC">
        <w:rPr>
          <w:b/>
          <w:lang w:val="en-US"/>
        </w:rPr>
        <w:t>/</w:t>
      </w:r>
      <w:r w:rsidRPr="00E45C7F">
        <w:rPr>
          <w:b/>
          <w:lang w:val="en-US"/>
        </w:rPr>
        <w:t>swagger</w:t>
      </w:r>
      <w:r w:rsidRPr="001D7CFC">
        <w:rPr>
          <w:b/>
          <w:lang w:val="en-US"/>
        </w:rPr>
        <w:t>/</w:t>
      </w:r>
      <w:r w:rsidRPr="00E45C7F">
        <w:rPr>
          <w:b/>
          <w:lang w:val="en-US"/>
        </w:rPr>
        <w:t>v</w:t>
      </w:r>
      <w:r w:rsidRPr="001D7CFC">
        <w:rPr>
          <w:b/>
          <w:lang w:val="en-US"/>
        </w:rPr>
        <w:t>2/</w:t>
      </w:r>
      <w:r w:rsidRPr="00E45C7F">
        <w:rPr>
          <w:b/>
          <w:lang w:val="en-US"/>
        </w:rPr>
        <w:t>swagger</w:t>
      </w:r>
      <w:r w:rsidRPr="001D7CFC">
        <w:rPr>
          <w:b/>
          <w:lang w:val="en-US"/>
        </w:rPr>
        <w:t>.</w:t>
      </w:r>
      <w:r w:rsidRPr="00E45C7F">
        <w:rPr>
          <w:b/>
          <w:lang w:val="en-US"/>
        </w:rPr>
        <w:t>json</w:t>
      </w:r>
      <w:r w:rsidRPr="001D7CFC">
        <w:rPr>
          <w:lang w:val="en-US"/>
        </w:rPr>
        <w:t xml:space="preserve"> – </w:t>
      </w:r>
      <w:r>
        <w:t>спецификация</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1004" w:name="_Toc11683684"/>
      <w:bookmarkStart w:id="1005" w:name="_Toc27489478"/>
      <w:bookmarkStart w:id="1006" w:name="_Toc63432923"/>
      <w:bookmarkStart w:id="1007" w:name="_Toc80026520"/>
      <w:r w:rsidRPr="00EE2260">
        <w:t xml:space="preserve">4. </w:t>
      </w:r>
      <w:r>
        <w:t>Ссылки на чек.</w:t>
      </w:r>
      <w:bookmarkEnd w:id="1004"/>
      <w:bookmarkEnd w:id="1005"/>
      <w:bookmarkEnd w:id="1006"/>
      <w:bookmarkEnd w:id="1007"/>
    </w:p>
    <w:p w14:paraId="19217D05" w14:textId="77777777" w:rsidR="00171765" w:rsidRPr="009F0C3F" w:rsidRDefault="00171765" w:rsidP="00171765">
      <w:r w:rsidRPr="009F0C3F">
        <w:t>Данный функционал включается в ЛК на странице «Настройки»</w:t>
      </w:r>
      <w:r>
        <w:t>,</w:t>
      </w:r>
      <w:r w:rsidRPr="009F0C3F">
        <w:t xml:space="preserve"> пункт «Разрешить клиентам доступ к чекам».</w:t>
      </w:r>
    </w:p>
    <w:p w14:paraId="34C5EF2D" w14:textId="77777777" w:rsidR="00171765" w:rsidRPr="0086688E" w:rsidRDefault="00171765" w:rsidP="00171765">
      <w:r>
        <w:t>Как только запрос на фискализацию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r w:rsidRPr="0086688E">
        <w:rPr>
          <w:b/>
          <w:lang w:val="en-US"/>
        </w:rPr>
        <w:t>url</w:t>
      </w:r>
      <w:r w:rsidRPr="0086688E">
        <w:rPr>
          <w:b/>
        </w:rPr>
        <w:t>}</w:t>
      </w:r>
      <w:r w:rsidRPr="009F0C3F">
        <w:rPr>
          <w:b/>
        </w:rPr>
        <w:t>/{inn}</w:t>
      </w:r>
      <w:r w:rsidRPr="009F0C3F">
        <w:t>/</w:t>
      </w:r>
      <w:r w:rsidRPr="009F0C3F">
        <w:rPr>
          <w:b/>
        </w:rPr>
        <w:t>{document_id}</w:t>
      </w:r>
    </w:p>
    <w:p w14:paraId="39171F35" w14:textId="77777777" w:rsidR="00171765" w:rsidRDefault="00171765" w:rsidP="00171765">
      <w:pPr>
        <w:rPr>
          <w:b/>
        </w:rPr>
      </w:pPr>
      <w:r w:rsidRPr="0086688E">
        <w:rPr>
          <w:b/>
        </w:rPr>
        <w:t>{</w:t>
      </w:r>
      <w:r>
        <w:rPr>
          <w:b/>
          <w:lang w:val="en-US"/>
        </w:rPr>
        <w:t>url</w:t>
      </w:r>
      <w:r w:rsidRPr="0086688E">
        <w:rPr>
          <w:b/>
        </w:rPr>
        <w:t xml:space="preserve">} – </w:t>
      </w:r>
      <w:r>
        <w:rPr>
          <w:b/>
        </w:rPr>
        <w:t xml:space="preserve">Адрес сервиса по просмотру чеков. </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{inn} – ИНН организации, для которой пробивается чек</w:t>
      </w:r>
    </w:p>
    <w:p w14:paraId="10F3D6DD" w14:textId="77777777" w:rsidR="00171765" w:rsidRDefault="00171765" w:rsidP="00171765">
      <w:pPr>
        <w:rPr>
          <w:b/>
        </w:rPr>
      </w:pPr>
      <w:r w:rsidRPr="009F0C3F">
        <w:rPr>
          <w:b/>
        </w:rPr>
        <w:t>{document_id} –идентификатор документа, который был указан при его создании</w:t>
      </w:r>
    </w:p>
    <w:p w14:paraId="7586A27D" w14:textId="77777777" w:rsidR="00171765" w:rsidRDefault="00171765" w:rsidP="00171765">
      <w:r w:rsidRPr="00EE2260">
        <w:t>Пример</w:t>
      </w:r>
      <w:r>
        <w:t xml:space="preserve">: </w:t>
      </w:r>
      <w:hyperlink r:id="rId32" w:history="1">
        <w:r w:rsidRPr="00441EEB">
          <w:rPr>
            <w:rStyle w:val="a5"/>
          </w:rPr>
          <w:t>https://cheques-lk.orangedata.ru/9715225506/766eecfb05054fbab35d8c3d9f7d9d16</w:t>
        </w:r>
      </w:hyperlink>
    </w:p>
    <w:p w14:paraId="49149D2E" w14:textId="77777777" w:rsidR="00171765" w:rsidRDefault="00171765" w:rsidP="00171765">
      <w:r>
        <w:rPr>
          <w:noProof/>
          <w:lang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1008" w:name="_Toc27489479"/>
      <w:bookmarkStart w:id="1009" w:name="_Toc63432924"/>
      <w:bookmarkStart w:id="1010" w:name="_Toc80026521"/>
      <w:r w:rsidRPr="004D311A">
        <w:lastRenderedPageBreak/>
        <w:t>Изменения в документе</w:t>
      </w:r>
      <w:bookmarkEnd w:id="1008"/>
      <w:bookmarkEnd w:id="1009"/>
      <w:bookmarkEnd w:id="1010"/>
    </w:p>
    <w:p w14:paraId="51F97425" w14:textId="77777777" w:rsidR="00171765" w:rsidRPr="003E723C" w:rsidRDefault="00171765" w:rsidP="00171765">
      <w:pPr>
        <w:rPr>
          <w:rFonts w:cs="Arial"/>
        </w:rPr>
      </w:pPr>
      <w:bookmarkStart w:id="1011" w:name="OLE_LINK275"/>
      <w:bookmarkStart w:id="1012"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1013"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1013"/>
    </w:p>
    <w:p w14:paraId="08C85A96" w14:textId="77777777" w:rsidR="00171765" w:rsidRPr="00FE6F31" w:rsidRDefault="00171765" w:rsidP="00171765">
      <w:pPr>
        <w:keepNext/>
        <w:rPr>
          <w:rStyle w:val="af7"/>
        </w:rPr>
      </w:pPr>
      <w:bookmarkStart w:id="1014" w:name="OLE_LINK70"/>
      <w:bookmarkStart w:id="1015"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r w:rsidRPr="00171765">
        <w:t>swagger</w:t>
      </w:r>
      <w:r w:rsidRPr="00CA4802">
        <w:t>.</w:t>
      </w:r>
    </w:p>
    <w:p w14:paraId="680F629A" w14:textId="77777777" w:rsidR="00171765" w:rsidRPr="00FE6F31" w:rsidRDefault="00171765" w:rsidP="00171765">
      <w:pPr>
        <w:keepNext/>
        <w:rPr>
          <w:rStyle w:val="af7"/>
        </w:rPr>
      </w:pPr>
      <w:bookmarkStart w:id="1016" w:name="OLE_LINK65"/>
      <w:bookmarkStart w:id="1017"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r w:rsidRPr="00171765">
        <w:t>php</w:t>
      </w:r>
      <w:r w:rsidRPr="003B266A">
        <w:t xml:space="preserve"> </w:t>
      </w:r>
      <w:r>
        <w:t xml:space="preserve">и </w:t>
      </w:r>
      <w:r w:rsidRPr="003B266A">
        <w:t>.</w:t>
      </w:r>
      <w:r w:rsidRPr="00171765">
        <w:t>net</w:t>
      </w:r>
      <w:r w:rsidRPr="003B266A">
        <w:t xml:space="preserve"> </w:t>
      </w:r>
      <w:r w:rsidRPr="00171765">
        <w:t>core</w:t>
      </w:r>
      <w:r w:rsidRPr="003B266A">
        <w:t xml:space="preserve"> </w:t>
      </w:r>
      <w:r>
        <w:t>и уточнение по используемому паддингу.</w:t>
      </w:r>
    </w:p>
    <w:p w14:paraId="7AF64EA0"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r w:rsidRPr="00171765">
        <w:t>net</w:t>
      </w:r>
      <w:r w:rsidRPr="00797CC6">
        <w:t xml:space="preserve"> </w:t>
      </w:r>
      <w:r w:rsidRPr="00171765">
        <w:t>full</w:t>
      </w:r>
      <w:r w:rsidRPr="00797CC6">
        <w:t>.</w:t>
      </w:r>
    </w:p>
    <w:p w14:paraId="0EA5C0CF" w14:textId="77777777" w:rsidR="00171765" w:rsidRPr="00FE6F31" w:rsidRDefault="00171765" w:rsidP="00171765">
      <w:pPr>
        <w:keepNext/>
        <w:rPr>
          <w:rStyle w:val="af7"/>
        </w:rPr>
      </w:pPr>
      <w:bookmarkStart w:id="1018" w:name="OLE_LINK28"/>
      <w:bookmarkStart w:id="1019"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r w:rsidRPr="00171765">
        <w:t>php</w:t>
      </w:r>
      <w:r w:rsidRPr="00797CC6">
        <w:t>.</w:t>
      </w:r>
    </w:p>
    <w:p w14:paraId="173F0AE2" w14:textId="77777777" w:rsidR="00171765" w:rsidRPr="00FE6F31" w:rsidRDefault="00171765" w:rsidP="00171765">
      <w:pPr>
        <w:keepNext/>
        <w:rPr>
          <w:rStyle w:val="af7"/>
        </w:rPr>
      </w:pPr>
      <w:bookmarkStart w:id="1020" w:name="OLE_LINK36"/>
      <w:bookmarkEnd w:id="1016"/>
      <w:bookmarkEnd w:id="1017"/>
      <w:bookmarkEnd w:id="1018"/>
      <w:bookmarkEnd w:id="1019"/>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1021"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r w:rsidRPr="00171765">
        <w:t>php</w:t>
      </w:r>
      <w:r>
        <w:t xml:space="preserve"> с использованием </w:t>
      </w:r>
      <w:r w:rsidRPr="00171765">
        <w:t>openssl</w:t>
      </w:r>
      <w:r>
        <w:t>.</w:t>
      </w:r>
    </w:p>
    <w:p w14:paraId="4629EF0B" w14:textId="77777777" w:rsidR="00171765" w:rsidRPr="00FE6F31" w:rsidRDefault="00171765" w:rsidP="00171765">
      <w:pPr>
        <w:keepNext/>
        <w:rPr>
          <w:rStyle w:val="af7"/>
        </w:rPr>
      </w:pPr>
      <w:bookmarkStart w:id="1022" w:name="OLE_LINK34"/>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1023" w:name="OLE_LINK35"/>
      <w:bookmarkStart w:id="1024"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1023"/>
    <w:bookmarkEnd w:id="1024"/>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lastRenderedPageBreak/>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1025"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 xml:space="preserve">Добавлено уточнение про ФЛК </w:t>
      </w:r>
      <w:proofErr w:type="gramStart"/>
      <w:r>
        <w:t>данных</w:t>
      </w:r>
      <w:proofErr w:type="gramEnd"/>
      <w:r>
        <w:t xml:space="preserve"> и ссылка на описание ФФД.</w:t>
      </w:r>
      <w:bookmarkStart w:id="1026" w:name="OLE_LINK114"/>
      <w:bookmarkStart w:id="1027" w:name="OLE_LINK115"/>
    </w:p>
    <w:bookmarkEnd w:id="1011"/>
    <w:bookmarkEnd w:id="1012"/>
    <w:bookmarkEnd w:id="1014"/>
    <w:bookmarkEnd w:id="1015"/>
    <w:bookmarkEnd w:id="1020"/>
    <w:bookmarkEnd w:id="1021"/>
    <w:bookmarkEnd w:id="1022"/>
    <w:bookmarkEnd w:id="1025"/>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1026"/>
      <w:bookmarkEnd w:id="1027"/>
    </w:p>
    <w:p w14:paraId="078C8231" w14:textId="77777777" w:rsidR="00171765" w:rsidRPr="00FE6F31" w:rsidRDefault="00171765" w:rsidP="00171765">
      <w:pPr>
        <w:keepNext/>
        <w:rPr>
          <w:rStyle w:val="af7"/>
        </w:rPr>
      </w:pPr>
      <w:bookmarkStart w:id="1028"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1029" w:name="OLE_LINK176"/>
      <w:bookmarkStart w:id="1030" w:name="OLE_LINK177"/>
      <w:bookmarkEnd w:id="1028"/>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1031" w:name="OLE_LINK183"/>
      <w:bookmarkStart w:id="1032" w:name="OLE_LINK184"/>
      <w:bookmarkEnd w:id="1029"/>
      <w:bookmarkEnd w:id="1030"/>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1033" w:name="OLE_LINK178"/>
      <w:bookmarkStart w:id="1034" w:name="OLE_LINK179"/>
      <w:bookmarkStart w:id="1035" w:name="OLE_LINK201"/>
      <w:bookmarkStart w:id="1036"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1033"/>
      <w:bookmarkEnd w:id="1034"/>
      <w:r>
        <w:t>.</w:t>
      </w:r>
    </w:p>
    <w:p w14:paraId="5D9DEA5A" w14:textId="77777777" w:rsidR="00171765" w:rsidRPr="00FE6F31" w:rsidRDefault="00171765" w:rsidP="00171765">
      <w:pPr>
        <w:keepNext/>
        <w:rPr>
          <w:rStyle w:val="af7"/>
        </w:rPr>
      </w:pPr>
      <w:bookmarkStart w:id="1037" w:name="OLE_LINK200"/>
      <w:bookmarkEnd w:id="1031"/>
      <w:bookmarkEnd w:id="1032"/>
      <w:bookmarkEnd w:id="1035"/>
      <w:bookmarkEnd w:id="1036"/>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1037"/>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1038" w:name="OLE_LINK203"/>
      <w:bookmarkStart w:id="1039" w:name="OLE_LINK204"/>
      <w:bookmarkStart w:id="1040" w:name="OLE_LINK205"/>
      <w:r>
        <w:t>Добавлено уточнение по ограничению на максимальное количество предмета расчета</w:t>
      </w:r>
      <w:bookmarkEnd w:id="1038"/>
      <w:bookmarkEnd w:id="1039"/>
      <w:bookmarkEnd w:id="1040"/>
      <w:r>
        <w:t>.</w:t>
      </w:r>
    </w:p>
    <w:p w14:paraId="49E3F308" w14:textId="77777777" w:rsidR="00171765" w:rsidRPr="000116DF"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Исправлен пример подписи исковерканный вордом.</w:t>
      </w:r>
    </w:p>
    <w:p w14:paraId="21F38679"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1041" w:name="OLE_LINK225"/>
      <w:bookmarkStart w:id="1042" w:name="OLE_LINK226"/>
    </w:p>
    <w:p w14:paraId="773EB1E7" w14:textId="77777777" w:rsidR="00171765" w:rsidRPr="00FE6F31" w:rsidRDefault="00171765" w:rsidP="00171765">
      <w:pPr>
        <w:keepNext/>
        <w:rPr>
          <w:rStyle w:val="af7"/>
        </w:rPr>
      </w:pPr>
      <w:bookmarkStart w:id="1043" w:name="OLE_LINK252"/>
      <w:bookmarkStart w:id="1044"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1043"/>
    <w:bookmarkEnd w:id="1044"/>
    <w:p w14:paraId="58815AC6" w14:textId="77777777" w:rsidR="00171765" w:rsidRPr="006A1582" w:rsidRDefault="00171765" w:rsidP="00B952D9">
      <w:r>
        <w:t>Уточнения относительно максимальной длины некоторых параметров.</w:t>
      </w:r>
      <w:bookmarkEnd w:id="1041"/>
      <w:bookmarkEnd w:id="1042"/>
      <w:r w:rsidRPr="00B20708">
        <w:t xml:space="preserve"> </w:t>
      </w:r>
    </w:p>
    <w:p w14:paraId="75844481" w14:textId="77777777" w:rsidR="00171765" w:rsidRPr="00FE6F31" w:rsidRDefault="00171765" w:rsidP="00171765">
      <w:pPr>
        <w:keepNext/>
        <w:rPr>
          <w:rStyle w:val="af7"/>
        </w:rPr>
      </w:pPr>
      <w:bookmarkStart w:id="1045"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1045"/>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1046" w:name="OLE_LINK429"/>
      <w:bookmarkStart w:id="1047"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Изменен пример подписи на более корректный с нормальныйми квычками.</w:t>
      </w:r>
      <w:bookmarkEnd w:id="1046"/>
      <w:bookmarkEnd w:id="1047"/>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1048" w:name="OLE_LINK431"/>
      <w:bookmarkStart w:id="1049" w:name="OLE_LINK432"/>
      <w:bookmarkStart w:id="1050" w:name="OLE_LINK433"/>
      <w:r>
        <w:t>Добавлена передача тэгов чека из нового приказа ФНС</w:t>
      </w:r>
      <w:bookmarkEnd w:id="1048"/>
      <w:bookmarkEnd w:id="1049"/>
      <w:bookmarkEnd w:id="1050"/>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r w:rsidRPr="00B952D9">
        <w:t>callbackUrl</w:t>
      </w:r>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r w:rsidRPr="00B952D9">
        <w:t>tax</w:t>
      </w:r>
      <w:r w:rsidRPr="0083620D">
        <w:t xml:space="preserve"> </w:t>
      </w:r>
      <w:r>
        <w:t>(тэг 1199).</w:t>
      </w:r>
    </w:p>
    <w:p w14:paraId="518CAB81" w14:textId="77777777" w:rsidR="00171765" w:rsidRDefault="00171765" w:rsidP="00B952D9">
      <w:r>
        <w:t xml:space="preserve">Добавлена ремарка об округлении в поле </w:t>
      </w:r>
      <w:r w:rsidRPr="00B952D9">
        <w:rPr>
          <w:b/>
          <w:bCs/>
        </w:rPr>
        <w:t>totalSum</w:t>
      </w:r>
      <w:r>
        <w:t xml:space="preserve"> (тэг 1020)</w:t>
      </w:r>
    </w:p>
    <w:p w14:paraId="1C9C51E7" w14:textId="77777777" w:rsidR="00171765" w:rsidRPr="00B241D0" w:rsidRDefault="00171765" w:rsidP="00B952D9">
      <w:r>
        <w:t xml:space="preserve">Изменены допустимые значения для поля </w:t>
      </w:r>
      <w:r w:rsidRPr="00B952D9">
        <w:rPr>
          <w:b/>
          <w:bCs/>
        </w:rPr>
        <w:t>paymentSubjectType</w:t>
      </w:r>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Добавлена подробная информация о файлах для тестирования в Git.</w:t>
      </w:r>
    </w:p>
    <w:p w14:paraId="3F6BD118" w14:textId="77777777" w:rsidR="00171765" w:rsidRPr="00B952D9" w:rsidRDefault="00171765" w:rsidP="00B952D9">
      <w:r w:rsidRPr="00B952D9">
        <w:t>Добавлена заметка о приложении Postman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6"/>
    <w:p w14:paraId="263BBBD7" w14:textId="47489504" w:rsidR="00A70418" w:rsidRPr="00171765" w:rsidRDefault="00A70418" w:rsidP="00A70418">
      <w:pPr>
        <w:keepNext/>
        <w:rPr>
          <w:rStyle w:val="af7"/>
        </w:rPr>
      </w:pPr>
      <w:r w:rsidRPr="00171765">
        <w:rPr>
          <w:rStyle w:val="af7"/>
        </w:rPr>
        <w:t>Версия 2.2</w:t>
      </w:r>
      <w:r w:rsidRPr="00A70418">
        <w:rPr>
          <w:rStyle w:val="af7"/>
        </w:rPr>
        <w:t>8</w:t>
      </w:r>
      <w:r w:rsidRPr="00171765">
        <w:rPr>
          <w:rStyle w:val="af7"/>
        </w:rPr>
        <w:t>.</w:t>
      </w:r>
      <w:r w:rsidRPr="00A70418">
        <w:rPr>
          <w:rStyle w:val="af7"/>
        </w:rPr>
        <w:t>0</w:t>
      </w:r>
      <w:r w:rsidRPr="00171765">
        <w:rPr>
          <w:rStyle w:val="af7"/>
        </w:rPr>
        <w:t xml:space="preserve"> от </w:t>
      </w:r>
      <w:r w:rsidR="00493141" w:rsidRPr="00493141">
        <w:rPr>
          <w:rStyle w:val="af7"/>
        </w:rPr>
        <w:t>13</w:t>
      </w:r>
      <w:r w:rsidRPr="00171765">
        <w:rPr>
          <w:rStyle w:val="af7"/>
        </w:rPr>
        <w:t>.0</w:t>
      </w:r>
      <w:r w:rsidR="00493141" w:rsidRPr="006C217D">
        <w:rPr>
          <w:rStyle w:val="af7"/>
        </w:rPr>
        <w:t>8</w:t>
      </w:r>
      <w:r w:rsidRPr="00171765">
        <w:rPr>
          <w:rStyle w:val="af7"/>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r w:rsidRPr="00A70418">
        <w:rPr>
          <w:rFonts w:cs="Arial"/>
          <w:b/>
          <w:bCs/>
          <w:lang w:val="en-US"/>
        </w:rPr>
        <w:t>ignoreItemCodeCheck</w:t>
      </w:r>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Версия 2.28.1 от 19.01.2022</w:t>
      </w:r>
    </w:p>
    <w:p w14:paraId="23D5530E" w14:textId="2076E37F" w:rsidR="004F1202" w:rsidRDefault="001B370A" w:rsidP="004F1202">
      <w:pPr>
        <w:rPr>
          <w:rFonts w:cs="Arial"/>
        </w:rPr>
      </w:pPr>
      <w:r>
        <w:rPr>
          <w:rFonts w:cstheme="minorHAnsi"/>
          <w:sz w:val="24"/>
          <w:szCs w:val="24"/>
        </w:rPr>
        <w:t>До</w:t>
      </w:r>
      <w:r w:rsidR="004F1202">
        <w:rPr>
          <w:rFonts w:cstheme="minorHAnsi"/>
          <w:sz w:val="24"/>
          <w:szCs w:val="24"/>
        </w:rPr>
        <w:t xml:space="preserve">полнен параметр </w:t>
      </w:r>
      <w:r w:rsidR="004F1202">
        <w:rPr>
          <w:rFonts w:cs="Arial"/>
        </w:rPr>
        <w:t>Признак предмета расчета, 1212</w:t>
      </w:r>
    </w:p>
    <w:p w14:paraId="0A442E9E" w14:textId="449387FB" w:rsidR="00136331" w:rsidRDefault="004F1202" w:rsidP="004F1202">
      <w:r>
        <w:rPr>
          <w:rFonts w:cs="Arial"/>
        </w:rPr>
        <w:t xml:space="preserve">Дополнен параметр </w:t>
      </w:r>
      <w:r w:rsidRPr="003F544B">
        <w:t>Планируемый статус, 2003</w:t>
      </w:r>
    </w:p>
    <w:p w14:paraId="7FEF826E" w14:textId="12C742BC" w:rsidR="0094131D" w:rsidRDefault="00136331" w:rsidP="00136331">
      <w:pPr>
        <w:rPr>
          <w:rFonts w:cstheme="minorHAnsi"/>
          <w:b/>
          <w:sz w:val="24"/>
          <w:szCs w:val="24"/>
        </w:rPr>
      </w:pPr>
      <w:r>
        <w:rPr>
          <w:rFonts w:cstheme="minorHAnsi"/>
          <w:b/>
          <w:sz w:val="24"/>
          <w:szCs w:val="24"/>
        </w:rPr>
        <w:t>Версия 2.28.2</w:t>
      </w:r>
      <w:r w:rsidRPr="004F1202">
        <w:rPr>
          <w:rFonts w:cstheme="minorHAnsi"/>
          <w:b/>
          <w:sz w:val="24"/>
          <w:szCs w:val="24"/>
        </w:rPr>
        <w:t xml:space="preserve"> от </w:t>
      </w:r>
      <w:r>
        <w:rPr>
          <w:rFonts w:cstheme="minorHAnsi"/>
          <w:b/>
          <w:sz w:val="24"/>
          <w:szCs w:val="24"/>
        </w:rPr>
        <w:t>26.02</w:t>
      </w:r>
      <w:r w:rsidRPr="004F1202">
        <w:rPr>
          <w:rFonts w:cstheme="minorHAnsi"/>
          <w:b/>
          <w:sz w:val="24"/>
          <w:szCs w:val="24"/>
        </w:rPr>
        <w:t>.2022</w:t>
      </w:r>
    </w:p>
    <w:p w14:paraId="0157E311" w14:textId="026B01C8" w:rsidR="0094131D" w:rsidRPr="0094131D" w:rsidRDefault="0094131D" w:rsidP="00136331">
      <w:pPr>
        <w:rPr>
          <w:rFonts w:cstheme="minorHAnsi"/>
          <w:sz w:val="24"/>
          <w:szCs w:val="24"/>
        </w:rPr>
      </w:pPr>
      <w:r w:rsidRPr="0094131D">
        <w:rPr>
          <w:rFonts w:cstheme="minorHAnsi"/>
          <w:sz w:val="24"/>
          <w:szCs w:val="24"/>
        </w:rPr>
        <w:t>Корректировка документа</w:t>
      </w: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34"/>
      <w:footerReference w:type="default" r:id="rId35"/>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3AD61B" w14:textId="77777777" w:rsidR="00286BA1" w:rsidRDefault="00286BA1" w:rsidP="00F96261">
      <w:pPr>
        <w:spacing w:after="0" w:line="240" w:lineRule="auto"/>
      </w:pPr>
      <w:r>
        <w:separator/>
      </w:r>
    </w:p>
  </w:endnote>
  <w:endnote w:type="continuationSeparator" w:id="0">
    <w:p w14:paraId="0865273A" w14:textId="77777777" w:rsidR="00286BA1" w:rsidRDefault="00286BA1"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5090498"/>
      <w:docPartObj>
        <w:docPartGallery w:val="Page Numbers (Bottom of Page)"/>
        <w:docPartUnique/>
      </w:docPartObj>
    </w:sdtPr>
    <w:sdtContent>
      <w:p w14:paraId="00533EFC" w14:textId="77777777" w:rsidR="00CE4C3D" w:rsidRDefault="00CE4C3D">
        <w:pPr>
          <w:pStyle w:val="a8"/>
          <w:jc w:val="right"/>
        </w:pPr>
        <w:r>
          <w:fldChar w:fldCharType="begin"/>
        </w:r>
        <w:r>
          <w:instrText>PAGE   \* MERGEFORMAT</w:instrText>
        </w:r>
        <w:r>
          <w:fldChar w:fldCharType="separate"/>
        </w:r>
        <w:r w:rsidR="007F378A">
          <w:rPr>
            <w:noProof/>
          </w:rPr>
          <w:t>40</w:t>
        </w:r>
        <w:r>
          <w:fldChar w:fldCharType="end"/>
        </w:r>
      </w:p>
    </w:sdtContent>
  </w:sdt>
  <w:p w14:paraId="14A40A70" w14:textId="77777777" w:rsidR="00CE4C3D" w:rsidRDefault="00CE4C3D">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2395BF" w14:textId="77777777" w:rsidR="00286BA1" w:rsidRDefault="00286BA1" w:rsidP="00F96261">
      <w:pPr>
        <w:spacing w:after="0" w:line="240" w:lineRule="auto"/>
      </w:pPr>
      <w:r>
        <w:separator/>
      </w:r>
    </w:p>
  </w:footnote>
  <w:footnote w:type="continuationSeparator" w:id="0">
    <w:p w14:paraId="7C74F015" w14:textId="77777777" w:rsidR="00286BA1" w:rsidRDefault="00286BA1" w:rsidP="00F962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782869"/>
      <w:docPartObj>
        <w:docPartGallery w:val="Watermarks"/>
        <w:docPartUnique/>
      </w:docPartObj>
    </w:sdtPr>
    <w:sdtContent>
      <w:p w14:paraId="47B3A306" w14:textId="77777777" w:rsidR="00CE4C3D" w:rsidRDefault="00CE4C3D">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Сергей Гизун">
    <w15:presenceInfo w15:providerId="AD" w15:userId="S-1-5-21-1191554130-3424604699-1897673517-1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598"/>
    <w:rsid w:val="000067D2"/>
    <w:rsid w:val="00006AB9"/>
    <w:rsid w:val="0001100B"/>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A4E77"/>
    <w:rsid w:val="001B0EAA"/>
    <w:rsid w:val="001B370A"/>
    <w:rsid w:val="001B466E"/>
    <w:rsid w:val="001B6153"/>
    <w:rsid w:val="001C6E56"/>
    <w:rsid w:val="001D4F0A"/>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86BA1"/>
    <w:rsid w:val="002908DF"/>
    <w:rsid w:val="0029397D"/>
    <w:rsid w:val="002B3ED4"/>
    <w:rsid w:val="002B6C26"/>
    <w:rsid w:val="002C1884"/>
    <w:rsid w:val="002D2376"/>
    <w:rsid w:val="002D56CA"/>
    <w:rsid w:val="00305558"/>
    <w:rsid w:val="003062C9"/>
    <w:rsid w:val="00307B02"/>
    <w:rsid w:val="00312BDE"/>
    <w:rsid w:val="00315ED9"/>
    <w:rsid w:val="00325CE0"/>
    <w:rsid w:val="003272D0"/>
    <w:rsid w:val="003432DD"/>
    <w:rsid w:val="00362496"/>
    <w:rsid w:val="00370700"/>
    <w:rsid w:val="00374F0B"/>
    <w:rsid w:val="00377149"/>
    <w:rsid w:val="003805EC"/>
    <w:rsid w:val="00382E92"/>
    <w:rsid w:val="0039569F"/>
    <w:rsid w:val="00397593"/>
    <w:rsid w:val="003B6B91"/>
    <w:rsid w:val="003B7EF5"/>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44C3"/>
    <w:rsid w:val="004757E9"/>
    <w:rsid w:val="00493141"/>
    <w:rsid w:val="004A4B51"/>
    <w:rsid w:val="004A4E09"/>
    <w:rsid w:val="004B41F9"/>
    <w:rsid w:val="004C19CD"/>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BFF"/>
    <w:rsid w:val="00546574"/>
    <w:rsid w:val="0055393B"/>
    <w:rsid w:val="005546B5"/>
    <w:rsid w:val="00563A43"/>
    <w:rsid w:val="00565C26"/>
    <w:rsid w:val="005A2553"/>
    <w:rsid w:val="005A2BA4"/>
    <w:rsid w:val="005B093B"/>
    <w:rsid w:val="005B5054"/>
    <w:rsid w:val="005B69BA"/>
    <w:rsid w:val="005B771C"/>
    <w:rsid w:val="005C67F2"/>
    <w:rsid w:val="005D6D46"/>
    <w:rsid w:val="005E0D92"/>
    <w:rsid w:val="005F2697"/>
    <w:rsid w:val="00607503"/>
    <w:rsid w:val="0060784E"/>
    <w:rsid w:val="00610E3A"/>
    <w:rsid w:val="00611099"/>
    <w:rsid w:val="00614CB5"/>
    <w:rsid w:val="00627F02"/>
    <w:rsid w:val="006358DE"/>
    <w:rsid w:val="0063743B"/>
    <w:rsid w:val="00640C9A"/>
    <w:rsid w:val="0064582D"/>
    <w:rsid w:val="00651855"/>
    <w:rsid w:val="00670B1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702A85"/>
    <w:rsid w:val="00703E22"/>
    <w:rsid w:val="00705CE0"/>
    <w:rsid w:val="00712300"/>
    <w:rsid w:val="007231FC"/>
    <w:rsid w:val="00725563"/>
    <w:rsid w:val="00727B41"/>
    <w:rsid w:val="00732349"/>
    <w:rsid w:val="0073313C"/>
    <w:rsid w:val="007441EA"/>
    <w:rsid w:val="00750BF1"/>
    <w:rsid w:val="00754574"/>
    <w:rsid w:val="00764474"/>
    <w:rsid w:val="00772F4B"/>
    <w:rsid w:val="00780C1B"/>
    <w:rsid w:val="00787276"/>
    <w:rsid w:val="007A5821"/>
    <w:rsid w:val="007C163B"/>
    <w:rsid w:val="007C19CB"/>
    <w:rsid w:val="007C7D99"/>
    <w:rsid w:val="007D4134"/>
    <w:rsid w:val="007D6E13"/>
    <w:rsid w:val="007E0478"/>
    <w:rsid w:val="007E60A1"/>
    <w:rsid w:val="007F378A"/>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DB9"/>
    <w:rsid w:val="00966D38"/>
    <w:rsid w:val="009807C2"/>
    <w:rsid w:val="00982C99"/>
    <w:rsid w:val="00984264"/>
    <w:rsid w:val="00985C05"/>
    <w:rsid w:val="00987692"/>
    <w:rsid w:val="009A0448"/>
    <w:rsid w:val="009A1E6E"/>
    <w:rsid w:val="009B0307"/>
    <w:rsid w:val="009B4C9D"/>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95CAE"/>
    <w:rsid w:val="00AA1546"/>
    <w:rsid w:val="00AA2B01"/>
    <w:rsid w:val="00AA2DAE"/>
    <w:rsid w:val="00AA784D"/>
    <w:rsid w:val="00AC09D6"/>
    <w:rsid w:val="00AC4785"/>
    <w:rsid w:val="00AC7B16"/>
    <w:rsid w:val="00AD0654"/>
    <w:rsid w:val="00AD79F6"/>
    <w:rsid w:val="00AE4D08"/>
    <w:rsid w:val="00AE6B96"/>
    <w:rsid w:val="00AF154A"/>
    <w:rsid w:val="00AF6DBD"/>
    <w:rsid w:val="00B03B65"/>
    <w:rsid w:val="00B06C76"/>
    <w:rsid w:val="00B07626"/>
    <w:rsid w:val="00B114E2"/>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22EBC"/>
    <w:rsid w:val="00C26173"/>
    <w:rsid w:val="00C31193"/>
    <w:rsid w:val="00C36F7B"/>
    <w:rsid w:val="00C37DB9"/>
    <w:rsid w:val="00C41CC2"/>
    <w:rsid w:val="00C43888"/>
    <w:rsid w:val="00C47018"/>
    <w:rsid w:val="00C53A8A"/>
    <w:rsid w:val="00C57595"/>
    <w:rsid w:val="00C66711"/>
    <w:rsid w:val="00C849A5"/>
    <w:rsid w:val="00C877AC"/>
    <w:rsid w:val="00CA3D3C"/>
    <w:rsid w:val="00CB2469"/>
    <w:rsid w:val="00CC62FF"/>
    <w:rsid w:val="00CE43A2"/>
    <w:rsid w:val="00CE4C3D"/>
    <w:rsid w:val="00CE6B60"/>
    <w:rsid w:val="00CE77A8"/>
    <w:rsid w:val="00CF1192"/>
    <w:rsid w:val="00CF1D55"/>
    <w:rsid w:val="00D01A30"/>
    <w:rsid w:val="00D129D2"/>
    <w:rsid w:val="00D17DFB"/>
    <w:rsid w:val="00D23F37"/>
    <w:rsid w:val="00D2572F"/>
    <w:rsid w:val="00D27E4B"/>
    <w:rsid w:val="00D31347"/>
    <w:rsid w:val="00D3414D"/>
    <w:rsid w:val="00D42173"/>
    <w:rsid w:val="00D47363"/>
    <w:rsid w:val="00D62A99"/>
    <w:rsid w:val="00D63B22"/>
    <w:rsid w:val="00D66894"/>
    <w:rsid w:val="00D84FC9"/>
    <w:rsid w:val="00D86B13"/>
    <w:rsid w:val="00DA2AFB"/>
    <w:rsid w:val="00DA7EE5"/>
    <w:rsid w:val="00DB3727"/>
    <w:rsid w:val="00DB58AB"/>
    <w:rsid w:val="00DD04DD"/>
    <w:rsid w:val="00DE2903"/>
    <w:rsid w:val="00DE7DD0"/>
    <w:rsid w:val="00DF2D79"/>
    <w:rsid w:val="00E06620"/>
    <w:rsid w:val="00E10A3E"/>
    <w:rsid w:val="00E11C0E"/>
    <w:rsid w:val="00E15B84"/>
    <w:rsid w:val="00E40EF0"/>
    <w:rsid w:val="00E47841"/>
    <w:rsid w:val="00E54820"/>
    <w:rsid w:val="00E56FC0"/>
    <w:rsid w:val="00E61789"/>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301A"/>
    <w:rsid w:val="00F111B9"/>
    <w:rsid w:val="00F12CBC"/>
    <w:rsid w:val="00F1470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Название Знак"/>
    <w:basedOn w:val="a0"/>
    <w:link w:val="a4"/>
    <w:uiPriority w:val="10"/>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1"/>
    <w:basedOn w:val="a1"/>
    <w:next w:val="ab"/>
    <w:uiPriority w:val="39"/>
    <w:rsid w:val="00060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Сетка таблицы3"/>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Сетка таблицы4"/>
    <w:basedOn w:val="a1"/>
    <w:next w:val="ab"/>
    <w:uiPriority w:val="39"/>
    <w:rsid w:val="00D0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1"/>
    <w:next w:val="ab"/>
    <w:uiPriority w:val="39"/>
    <w:rsid w:val="006A1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1"/>
    <w:next w:val="ab"/>
    <w:uiPriority w:val="39"/>
    <w:rsid w:val="00AF6D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Сетка таблицы7"/>
    <w:basedOn w:val="a1"/>
    <w:next w:val="ab"/>
    <w:uiPriority w:val="39"/>
    <w:rsid w:val="00E40E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Сетка таблицы8"/>
    <w:basedOn w:val="a1"/>
    <w:next w:val="ab"/>
    <w:uiPriority w:val="39"/>
    <w:rsid w:val="00D63B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Сетка таблицы9"/>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2"/>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Сетка таблицы13"/>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Сетка таблицы14"/>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Сетка таблицы15"/>
    <w:basedOn w:val="a1"/>
    <w:next w:val="ab"/>
    <w:uiPriority w:val="39"/>
    <w:rsid w:val="003D3D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UnresolvedMention">
    <w:name w:val="Unresolved Mention"/>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ngedata.ru" TargetMode="External"/><Relationship Id="rId13" Type="http://schemas.openxmlformats.org/officeDocument/2006/relationships/hyperlink" Target="https://apip.orangedata.ru:12001/" TargetMode="External"/><Relationship Id="rId18" Type="http://schemas.openxmlformats.org/officeDocument/2006/relationships/hyperlink" Target="https://api.orangedata.ru:12003/" TargetMode="External"/><Relationship Id="rId26" Type="http://schemas.openxmlformats.org/officeDocument/2006/relationships/hyperlink" Target="https://www.nalog.ru/html/sites/www.new.nalog.ru/doc/pril2_fns229_210317.docx" TargetMode="External"/><Relationship Id="rId3" Type="http://schemas.openxmlformats.org/officeDocument/2006/relationships/styles" Target="styles.xml"/><Relationship Id="rId21" Type="http://schemas.openxmlformats.org/officeDocument/2006/relationships/hyperlink" Target="https://apip.orangedata.ru:12003/swagger/v2/swagger.json"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apip.orangedata.ru:2443/" TargetMode="External"/><Relationship Id="rId17" Type="http://schemas.openxmlformats.org/officeDocument/2006/relationships/hyperlink" Target="https://apip.orangedata.ru:12001/swagger/v2/swagger.json" TargetMode="External"/><Relationship Id="rId25" Type="http://schemas.openxmlformats.org/officeDocument/2006/relationships/hyperlink" Target="https://github.com/orangedata-official/API/tree/master/files_for_test" TargetMode="External"/><Relationship Id="rId33" Type="http://schemas.openxmlformats.org/officeDocument/2006/relationships/image" Target="media/image4.gi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pip.orangedata.ru:2443/swagger/v2/swagger.json" TargetMode="External"/><Relationship Id="rId20" Type="http://schemas.openxmlformats.org/officeDocument/2006/relationships/hyperlink" Target="https://api.orangedata.ru:12003/swagger" TargetMode="External"/><Relationship Id="rId29" Type="http://schemas.openxmlformats.org/officeDocument/2006/relationships/hyperlink" Target="https://tools.ietf.org/html/rfc34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orangedata-official/API/tree/master/files_for_test" TargetMode="External"/><Relationship Id="rId32" Type="http://schemas.openxmlformats.org/officeDocument/2006/relationships/hyperlink" Target="https://cheques-lk.orangedata.ru/9715225506/766eecfb05054fbab35d8c3d9f7d9d16"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apip.orangedata.ru:12001/swagger" TargetMode="External"/><Relationship Id="rId23" Type="http://schemas.openxmlformats.org/officeDocument/2006/relationships/hyperlink" Target="https://github.com/orangedata-official/API/tree/master/files_for_test/client_ca.crt" TargetMode="External"/><Relationship Id="rId28" Type="http://schemas.openxmlformats.org/officeDocument/2006/relationships/image" Target="media/image3.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lk.orangedata.ru/" TargetMode="External"/><Relationship Id="rId31" Type="http://schemas.openxmlformats.org/officeDocument/2006/relationships/hyperlink" Target="https://www.nalog.ru/rn77/service/mp/" TargetMode="Externa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apip.orangedata.ru:2443/swagger" TargetMode="External"/><Relationship Id="rId22" Type="http://schemas.openxmlformats.org/officeDocument/2006/relationships/hyperlink" Target="https://lk.orangedata.ru" TargetMode="External"/><Relationship Id="rId27" Type="http://schemas.openxmlformats.org/officeDocument/2006/relationships/hyperlink" Target="https://www.nalog.ru/html/sites/www.new.nalog.ru/doc/pril2_fns229_210317.docx" TargetMode="External"/><Relationship Id="rId30" Type="http://schemas.openxmlformats.org/officeDocument/2006/relationships/hyperlink" Target="https://github.com/orangedata-official/API/tree/master/SignatureGenerator" TargetMode="External"/><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2AC68-22B2-43DC-A528-41678DFF0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3276</TotalTime>
  <Pages>97</Pages>
  <Words>17982</Words>
  <Characters>102500</Characters>
  <Application>Microsoft Office Word</Application>
  <DocSecurity>0</DocSecurity>
  <Lines>854</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Сергей Гизун</cp:lastModifiedBy>
  <cp:revision>10</cp:revision>
  <cp:lastPrinted>2022-03-29T09:15:00Z</cp:lastPrinted>
  <dcterms:created xsi:type="dcterms:W3CDTF">2022-02-26T13:47:00Z</dcterms:created>
  <dcterms:modified xsi:type="dcterms:W3CDTF">2022-03-29T09:39:00Z</dcterms:modified>
</cp:coreProperties>
</file>