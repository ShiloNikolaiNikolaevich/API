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3AB621C1" w14:textId="01F12C1C" w:rsidR="002C3602" w:rsidRDefault="002C3602" w:rsidP="002C3602">
      <w:pPr>
        <w:pStyle w:val="a4"/>
        <w:jc w:val="center"/>
        <w:rPr>
          <w:sz w:val="56"/>
        </w:rPr>
      </w:pPr>
      <w:r>
        <w:rPr>
          <w:sz w:val="56"/>
        </w:rPr>
        <w:t>Версия 2.29.</w:t>
      </w:r>
      <w:r w:rsidR="000E3ED2">
        <w:rPr>
          <w:sz w:val="56"/>
          <w:lang w:val="en-US"/>
        </w:rPr>
        <w:t>1</w:t>
      </w:r>
      <w:r>
        <w:rPr>
          <w:sz w:val="56"/>
        </w:rPr>
        <w:t xml:space="preserve"> от </w:t>
      </w:r>
      <w:r w:rsidR="000E3ED2">
        <w:rPr>
          <w:sz w:val="56"/>
          <w:lang w:val="en-US"/>
        </w:rPr>
        <w:t>15</w:t>
      </w:r>
      <w:r>
        <w:rPr>
          <w:sz w:val="56"/>
        </w:rPr>
        <w:t>.</w:t>
      </w:r>
      <w:r w:rsidR="000E3ED2">
        <w:rPr>
          <w:sz w:val="56"/>
          <w:lang w:val="en-US"/>
        </w:rPr>
        <w:t>11</w:t>
      </w:r>
      <w:r>
        <w:rPr>
          <w:sz w:val="56"/>
        </w:rPr>
        <w:t>.2023</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09481326"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2F1FE254" w14:textId="15AAFF8A" w:rsidR="00B23B83" w:rsidRDefault="003336C0">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753A8BD0" w14:textId="6ED91333" w:rsidR="00B23B83" w:rsidRDefault="003336C0">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6212A435" w14:textId="7AFB90BA" w:rsidR="00B23B83" w:rsidRDefault="003336C0">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00326E3C" w14:textId="4441E178" w:rsidR="00B23B83" w:rsidRDefault="003336C0">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29BB9345" w14:textId="252F8231" w:rsidR="00B23B83" w:rsidRDefault="003336C0">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1C0D7CA3" w14:textId="336A2B5D" w:rsidR="00B23B83" w:rsidRDefault="003336C0">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31D9C">
          <w:rPr>
            <w:noProof/>
            <w:webHidden/>
          </w:rPr>
          <w:t>11</w:t>
        </w:r>
        <w:r w:rsidR="00B23B83">
          <w:rPr>
            <w:noProof/>
            <w:webHidden/>
          </w:rPr>
          <w:fldChar w:fldCharType="end"/>
        </w:r>
      </w:hyperlink>
    </w:p>
    <w:p w14:paraId="4C732E6A" w14:textId="42383AA7" w:rsidR="00B23B83" w:rsidRDefault="003336C0">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79C870FF" w14:textId="5C45ABFA" w:rsidR="00B23B83" w:rsidRDefault="003336C0">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19A3D456" w14:textId="6E1C8E17" w:rsidR="00B23B83" w:rsidRDefault="003336C0">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31D9C">
          <w:rPr>
            <w:noProof/>
            <w:webHidden/>
          </w:rPr>
          <w:t>13</w:t>
        </w:r>
        <w:r w:rsidR="00B23B83">
          <w:rPr>
            <w:noProof/>
            <w:webHidden/>
          </w:rPr>
          <w:fldChar w:fldCharType="end"/>
        </w:r>
      </w:hyperlink>
    </w:p>
    <w:p w14:paraId="3D1597B9" w14:textId="589A521D" w:rsidR="00B23B83" w:rsidRDefault="003336C0">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631D9C">
          <w:rPr>
            <w:noProof/>
            <w:webHidden/>
          </w:rPr>
          <w:t>18</w:t>
        </w:r>
        <w:r w:rsidR="00B23B83">
          <w:rPr>
            <w:noProof/>
            <w:webHidden/>
          </w:rPr>
          <w:fldChar w:fldCharType="end"/>
        </w:r>
      </w:hyperlink>
    </w:p>
    <w:p w14:paraId="006A5BB1" w14:textId="2DCDC5C7" w:rsidR="00B23B83" w:rsidRDefault="003336C0">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B4C53B8" w14:textId="29AE0373" w:rsidR="00B23B83" w:rsidRDefault="003336C0">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A347917" w14:textId="58E83383" w:rsidR="00B23B83" w:rsidRDefault="003336C0">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31D9C">
          <w:rPr>
            <w:noProof/>
            <w:webHidden/>
          </w:rPr>
          <w:t>20</w:t>
        </w:r>
        <w:r w:rsidR="00B23B83">
          <w:rPr>
            <w:noProof/>
            <w:webHidden/>
          </w:rPr>
          <w:fldChar w:fldCharType="end"/>
        </w:r>
      </w:hyperlink>
    </w:p>
    <w:p w14:paraId="1A160BA9" w14:textId="12CF545E" w:rsidR="00B23B83" w:rsidRDefault="003336C0">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31D9C">
          <w:rPr>
            <w:noProof/>
            <w:webHidden/>
          </w:rPr>
          <w:t>21</w:t>
        </w:r>
        <w:r w:rsidR="00B23B83">
          <w:rPr>
            <w:noProof/>
            <w:webHidden/>
          </w:rPr>
          <w:fldChar w:fldCharType="end"/>
        </w:r>
      </w:hyperlink>
    </w:p>
    <w:p w14:paraId="5ACA193D" w14:textId="6F68E5F5" w:rsidR="00B23B83" w:rsidRDefault="003336C0">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31D9C">
          <w:rPr>
            <w:noProof/>
            <w:webHidden/>
          </w:rPr>
          <w:t>28</w:t>
        </w:r>
        <w:r w:rsidR="00B23B83">
          <w:rPr>
            <w:noProof/>
            <w:webHidden/>
          </w:rPr>
          <w:fldChar w:fldCharType="end"/>
        </w:r>
      </w:hyperlink>
    </w:p>
    <w:p w14:paraId="16371C41" w14:textId="2278EDE7" w:rsidR="00B23B83" w:rsidRDefault="003336C0">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B43B8BC" w14:textId="2EE0F7F9" w:rsidR="00B23B83" w:rsidRDefault="003336C0">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012FD4E" w14:textId="1B11D73A" w:rsidR="00B23B83" w:rsidRDefault="003336C0">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038C8097" w14:textId="74D50B85" w:rsidR="00B23B83" w:rsidRDefault="003336C0">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402DDFDF" w14:textId="10D8CFA0" w:rsidR="00B23B83" w:rsidRDefault="003336C0">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3AF23EA3" w14:textId="23F8F3B7" w:rsidR="00B23B83" w:rsidRDefault="003336C0">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7A59B7C5" w14:textId="483EC882" w:rsidR="00B23B83" w:rsidRDefault="003336C0">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5EEC087C" w14:textId="0B4B7EC7" w:rsidR="00B23B83" w:rsidRDefault="003336C0">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200E6A12" w14:textId="64DA7F6B" w:rsidR="00B23B83" w:rsidRDefault="003336C0">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6407F307" w14:textId="020C600E" w:rsidR="00B23B83" w:rsidRDefault="003336C0">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31D9C">
          <w:rPr>
            <w:noProof/>
            <w:webHidden/>
          </w:rPr>
          <w:t>44</w:t>
        </w:r>
        <w:r w:rsidR="00B23B83">
          <w:rPr>
            <w:noProof/>
            <w:webHidden/>
          </w:rPr>
          <w:fldChar w:fldCharType="end"/>
        </w:r>
      </w:hyperlink>
    </w:p>
    <w:p w14:paraId="2003401E" w14:textId="013F3808" w:rsidR="00B23B83" w:rsidRDefault="003336C0">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31D9C">
          <w:rPr>
            <w:noProof/>
            <w:webHidden/>
          </w:rPr>
          <w:t>52</w:t>
        </w:r>
        <w:r w:rsidR="00B23B83">
          <w:rPr>
            <w:noProof/>
            <w:webHidden/>
          </w:rPr>
          <w:fldChar w:fldCharType="end"/>
        </w:r>
      </w:hyperlink>
    </w:p>
    <w:p w14:paraId="37BF79F1" w14:textId="7018B252" w:rsidR="00B23B83" w:rsidRDefault="003336C0">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47B5F17C" w14:textId="405F7085" w:rsidR="00B23B83" w:rsidRDefault="003336C0">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29FE0135" w14:textId="669A8D8F" w:rsidR="00B23B83" w:rsidRDefault="003336C0">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31D9C">
          <w:rPr>
            <w:noProof/>
            <w:webHidden/>
          </w:rPr>
          <w:t>55</w:t>
        </w:r>
        <w:r w:rsidR="00B23B83">
          <w:rPr>
            <w:noProof/>
            <w:webHidden/>
          </w:rPr>
          <w:fldChar w:fldCharType="end"/>
        </w:r>
      </w:hyperlink>
    </w:p>
    <w:p w14:paraId="10811BF5" w14:textId="6E8B5E26" w:rsidR="00B23B83" w:rsidRDefault="003336C0">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441A4757" w14:textId="077E68D7" w:rsidR="00B23B83" w:rsidRDefault="003336C0">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3F2FBD6E" w14:textId="74D0D09B" w:rsidR="00B23B83" w:rsidRDefault="003336C0">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31D9C">
          <w:rPr>
            <w:noProof/>
            <w:webHidden/>
          </w:rPr>
          <w:t>57</w:t>
        </w:r>
        <w:r w:rsidR="00B23B83">
          <w:rPr>
            <w:noProof/>
            <w:webHidden/>
          </w:rPr>
          <w:fldChar w:fldCharType="end"/>
        </w:r>
      </w:hyperlink>
    </w:p>
    <w:p w14:paraId="25830339" w14:textId="66F071C9" w:rsidR="00B23B83" w:rsidRDefault="003336C0">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2E1F6884" w14:textId="046D0572" w:rsidR="00B23B83" w:rsidRDefault="003336C0">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05F95C62" w14:textId="110BFC3D" w:rsidR="00B23B83" w:rsidRDefault="003336C0">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31D9C">
          <w:rPr>
            <w:noProof/>
            <w:webHidden/>
          </w:rPr>
          <w:t>59</w:t>
        </w:r>
        <w:r w:rsidR="00B23B83">
          <w:rPr>
            <w:noProof/>
            <w:webHidden/>
          </w:rPr>
          <w:fldChar w:fldCharType="end"/>
        </w:r>
      </w:hyperlink>
    </w:p>
    <w:p w14:paraId="4A59D991" w14:textId="6EE65C39" w:rsidR="00B23B83" w:rsidRDefault="003336C0">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31D9C">
          <w:rPr>
            <w:noProof/>
            <w:webHidden/>
          </w:rPr>
          <w:t>61</w:t>
        </w:r>
        <w:r w:rsidR="00B23B83">
          <w:rPr>
            <w:noProof/>
            <w:webHidden/>
          </w:rPr>
          <w:fldChar w:fldCharType="end"/>
        </w:r>
      </w:hyperlink>
    </w:p>
    <w:p w14:paraId="73FC71D4" w14:textId="68FC2BD9" w:rsidR="00B23B83" w:rsidRDefault="003336C0">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36A7D045" w14:textId="6613187D" w:rsidR="00B23B83" w:rsidRDefault="003336C0">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5EEDC374" w14:textId="4FEF8D8B" w:rsidR="00B23B83" w:rsidRDefault="003336C0">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6270118E" w14:textId="4A1E9FF8" w:rsidR="00B23B83" w:rsidRDefault="003336C0">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005E5B51" w14:textId="59D9525D" w:rsidR="00B23B83" w:rsidRDefault="003336C0">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3EE1E707" w14:textId="18A4D584" w:rsidR="00B23B83" w:rsidRDefault="003336C0">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31D9C">
          <w:rPr>
            <w:noProof/>
            <w:webHidden/>
          </w:rPr>
          <w:t>67</w:t>
        </w:r>
        <w:r w:rsidR="00B23B83">
          <w:rPr>
            <w:noProof/>
            <w:webHidden/>
          </w:rPr>
          <w:fldChar w:fldCharType="end"/>
        </w:r>
      </w:hyperlink>
    </w:p>
    <w:p w14:paraId="7B68BEA6" w14:textId="3F3F94F8" w:rsidR="00B23B83" w:rsidRDefault="003336C0">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7C66DCFD" w14:textId="6DA82145" w:rsidR="00B23B83" w:rsidRDefault="003336C0">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1138CB53" w14:textId="423C686B" w:rsidR="00B23B83" w:rsidRDefault="003336C0">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4ADCFAE8" w14:textId="6DA1D9BB" w:rsidR="00B23B83" w:rsidRDefault="003336C0">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1A926243" w14:textId="05655F3A" w:rsidR="00B23B83" w:rsidRDefault="003336C0">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7CD05EDB" w14:textId="1196CD43" w:rsidR="00B23B83" w:rsidRDefault="003336C0">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31D9C">
          <w:rPr>
            <w:noProof/>
            <w:webHidden/>
          </w:rPr>
          <w:t>71</w:t>
        </w:r>
        <w:r w:rsidR="00B23B83">
          <w:rPr>
            <w:noProof/>
            <w:webHidden/>
          </w:rPr>
          <w:fldChar w:fldCharType="end"/>
        </w:r>
      </w:hyperlink>
    </w:p>
    <w:p w14:paraId="60D3F270" w14:textId="6A707F44" w:rsidR="00B23B83" w:rsidRDefault="003336C0">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31D9C">
          <w:rPr>
            <w:noProof/>
            <w:webHidden/>
          </w:rPr>
          <w:t>77</w:t>
        </w:r>
        <w:r w:rsidR="00B23B83">
          <w:rPr>
            <w:noProof/>
            <w:webHidden/>
          </w:rPr>
          <w:fldChar w:fldCharType="end"/>
        </w:r>
      </w:hyperlink>
    </w:p>
    <w:p w14:paraId="3E08AEB2" w14:textId="45233955" w:rsidR="00B23B83" w:rsidRDefault="003336C0">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6E22ADBD" w14:textId="105DA48E" w:rsidR="00B23B83" w:rsidRDefault="003336C0">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43702C03" w14:textId="5868B450" w:rsidR="00B23B83" w:rsidRDefault="003336C0">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554EC6" w14:textId="26F8773F" w:rsidR="00B23B83" w:rsidRDefault="003336C0">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00BBDA0D" w14:textId="0FB2EA56" w:rsidR="00B23B83" w:rsidRDefault="003336C0">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A8C937" w14:textId="419D0960" w:rsidR="00B23B83" w:rsidRDefault="003336C0">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31D9C">
          <w:rPr>
            <w:noProof/>
            <w:webHidden/>
          </w:rPr>
          <w:t>83</w:t>
        </w:r>
        <w:r w:rsidR="00B23B83">
          <w:rPr>
            <w:noProof/>
            <w:webHidden/>
          </w:rPr>
          <w:fldChar w:fldCharType="end"/>
        </w:r>
      </w:hyperlink>
    </w:p>
    <w:p w14:paraId="033C0812" w14:textId="2A6A5534" w:rsidR="00B23B83" w:rsidRDefault="003336C0">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310E4540" w14:textId="3B832581" w:rsidR="00B23B83" w:rsidRDefault="003336C0">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0B837043" w14:textId="6091751E" w:rsidR="00B23B83" w:rsidRDefault="003336C0">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4C7673CF" w14:textId="06945CE2" w:rsidR="00B23B83" w:rsidRDefault="003336C0">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7745B240" w14:textId="3D0710E7" w:rsidR="00B23B83" w:rsidRDefault="003336C0">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47D42A39" w14:textId="1531D466" w:rsidR="00B23B83" w:rsidRDefault="003336C0">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3164B8FB" w14:textId="34E9F7FE" w:rsidR="00B23B83" w:rsidRDefault="003336C0">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31D9C">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477CE"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proofErr w:type="gramStart"/>
      <w:r w:rsidR="00281F66" w:rsidRPr="00BA12AC">
        <w:rPr>
          <w:rFonts w:cstheme="minorHAnsi"/>
          <w:sz w:val="24"/>
          <w:szCs w:val="24"/>
        </w:rPr>
        <w:t xml:space="preserve">- </w:t>
      </w:r>
      <w:r w:rsidR="00281F66" w:rsidRPr="00FD5E80">
        <w:rPr>
          <w:rFonts w:cstheme="minorHAnsi"/>
          <w:sz w:val="24"/>
          <w:szCs w:val="24"/>
        </w:rPr>
        <w:t>это</w:t>
      </w:r>
      <w:proofErr w:type="gramEnd"/>
      <w:r w:rsidR="00281F66" w:rsidRPr="00FD5E80">
        <w:rPr>
          <w:rFonts w:cstheme="minorHAnsi"/>
          <w:sz w:val="24"/>
          <w:szCs w:val="24"/>
        </w:rPr>
        <w:t xml:space="preserve">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w:t>
      </w:r>
      <w:proofErr w:type="gramStart"/>
      <w:r w:rsidR="00B73B02">
        <w:rPr>
          <w:rFonts w:cstheme="minorHAnsi"/>
          <w:sz w:val="24"/>
          <w:szCs w:val="24"/>
        </w:rPr>
        <w:t>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3336C0"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3336C0"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3336C0"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3336C0"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3336C0"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3336C0"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3336C0"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055300AE" w:rsidR="00281F66" w:rsidRPr="00006AB9" w:rsidRDefault="00EA7AC6" w:rsidP="0073313C">
            <w:pPr>
              <w:spacing w:line="240" w:lineRule="auto"/>
              <w:jc w:val="both"/>
              <w:rPr>
                <w:rFonts w:cstheme="minorHAnsi"/>
                <w:sz w:val="20"/>
                <w:szCs w:val="20"/>
              </w:rPr>
            </w:pPr>
            <w:r w:rsidRPr="00EA7AC6">
              <w:rPr>
                <w:rFonts w:cstheme="minorHAnsi"/>
                <w:sz w:val="20"/>
                <w:szCs w:val="20"/>
              </w:rPr>
              <w:t xml:space="preserve">81.27.253.4 </w:t>
            </w:r>
            <w:r w:rsidR="00281F66" w:rsidRPr="00006AB9">
              <w:rPr>
                <w:rFonts w:cstheme="minorHAnsi"/>
                <w:sz w:val="20"/>
                <w:szCs w:val="20"/>
              </w:rPr>
              <w:t>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3336C0"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EA7AC6" w:rsidRDefault="00281F66" w:rsidP="0073313C">
            <w:pPr>
              <w:spacing w:line="240" w:lineRule="auto"/>
              <w:jc w:val="both"/>
              <w:rPr>
                <w:rFonts w:cstheme="minorHAnsi"/>
                <w:b/>
                <w:bCs/>
                <w:sz w:val="20"/>
                <w:szCs w:val="20"/>
              </w:rPr>
            </w:pPr>
            <w:r w:rsidRPr="00EA7AC6">
              <w:rPr>
                <w:rFonts w:cstheme="minorHAnsi"/>
                <w:b/>
                <w:bCs/>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r w:rsidR="00281F66" w:rsidRPr="00D477CE"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7921C4" w:rsidP="0073313C">
            <w:pPr>
              <w:spacing w:line="240" w:lineRule="auto"/>
              <w:jc w:val="both"/>
              <w:rPr>
                <w:rFonts w:cstheme="minorHAnsi"/>
                <w:sz w:val="20"/>
                <w:szCs w:val="20"/>
                <w:lang w:val="en-US"/>
              </w:rPr>
            </w:pPr>
            <w:r>
              <w:fldChar w:fldCharType="begin"/>
            </w:r>
            <w:r w:rsidRPr="00F90331">
              <w:rPr>
                <w:lang w:val="en-US"/>
                <w:rPrChange w:id="15" w:author="Шило Николай" w:date="2023-12-12T19:37:00Z">
                  <w:rPr/>
                </w:rPrChange>
              </w:rPr>
              <w:instrText xml:space="preserve"> HYPERLINK "https://api.orangedata.ru:12003/swagger" </w:instrText>
            </w:r>
            <w:r>
              <w:fldChar w:fldCharType="separate"/>
            </w:r>
            <w:r w:rsidR="00281F66" w:rsidRPr="00006AB9">
              <w:rPr>
                <w:rStyle w:val="a5"/>
                <w:rFonts w:cstheme="minorHAnsi"/>
                <w:sz w:val="20"/>
                <w:szCs w:val="20"/>
                <w:lang w:val="en-US"/>
              </w:rPr>
              <w:t>https://api.orangedata.ru:12003/swagger</w:t>
            </w:r>
            <w:r>
              <w:rPr>
                <w:rStyle w:val="a5"/>
                <w:rFonts w:cstheme="minorHAnsi"/>
                <w:sz w:val="20"/>
                <w:szCs w:val="20"/>
                <w:lang w:val="en-US"/>
              </w:rPr>
              <w:fldChar w:fldCharType="end"/>
            </w:r>
          </w:p>
        </w:tc>
      </w:tr>
      <w:tr w:rsidR="00281F66" w:rsidRPr="00D477CE"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7921C4" w:rsidP="0073313C">
            <w:pPr>
              <w:spacing w:line="240" w:lineRule="auto"/>
              <w:jc w:val="both"/>
              <w:rPr>
                <w:rFonts w:cstheme="minorHAnsi"/>
                <w:sz w:val="20"/>
                <w:szCs w:val="20"/>
                <w:lang w:val="en-US"/>
              </w:rPr>
            </w:pPr>
            <w:r>
              <w:fldChar w:fldCharType="begin"/>
            </w:r>
            <w:r w:rsidRPr="00F90331">
              <w:rPr>
                <w:lang w:val="en-US"/>
                <w:rPrChange w:id="16" w:author="Шило Николай" w:date="2023-12-12T19:37:00Z">
                  <w:rPr/>
                </w:rPrChange>
              </w:rPr>
              <w:instrText xml:space="preserve"> HYPERLINK "https://apip.orangedata.ru:12003/swagger/v2/swagger.json" </w:instrText>
            </w:r>
            <w:r>
              <w:fldChar w:fldCharType="separate"/>
            </w:r>
            <w:r w:rsidR="00281F66" w:rsidRPr="00100C4E">
              <w:rPr>
                <w:rStyle w:val="a5"/>
                <w:rFonts w:cstheme="minorHAnsi"/>
                <w:sz w:val="20"/>
                <w:szCs w:val="20"/>
                <w:lang w:val="en-US"/>
              </w:rPr>
              <w:t>https://apip.orangedata.ru:12003/swagger/v2/swagger.json</w:t>
            </w:r>
            <w:r>
              <w:rPr>
                <w:rStyle w:val="a5"/>
                <w:rFonts w:cstheme="minorHAnsi"/>
                <w:sz w:val="20"/>
                <w:szCs w:val="20"/>
                <w:lang w:val="en-US"/>
              </w:rPr>
              <w:fldChar w:fldCharType="end"/>
            </w:r>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7" w:name="_Toc59045181"/>
      <w:bookmarkStart w:id="18" w:name="_Toc63432902"/>
      <w:bookmarkStart w:id="19" w:name="_Toc80026464"/>
      <w:r w:rsidRPr="00AA1546">
        <w:t>1.2.3. Безопасность</w:t>
      </w:r>
      <w:bookmarkEnd w:id="17"/>
      <w:bookmarkEnd w:id="18"/>
      <w:bookmarkEnd w:id="19"/>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0"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1"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20" w:name="_Toc59045182"/>
      <w:bookmarkStart w:id="21" w:name="_Toc63432903"/>
      <w:bookmarkStart w:id="22" w:name="_Toc80026465"/>
      <w:r w:rsidRPr="003B6B91">
        <w:lastRenderedPageBreak/>
        <w:t xml:space="preserve">1.2.4. Сертификат </w:t>
      </w:r>
      <w:r w:rsidRPr="003B6B91">
        <w:rPr>
          <w:lang w:val="en-US"/>
        </w:rPr>
        <w:t>SSL</w:t>
      </w:r>
      <w:r w:rsidRPr="003B6B91">
        <w:t xml:space="preserve"> и ключи </w:t>
      </w:r>
      <w:bookmarkEnd w:id="20"/>
      <w:r w:rsidRPr="003B6B91">
        <w:t>для</w:t>
      </w:r>
      <w:r w:rsidRPr="003B6B91">
        <w:rPr>
          <w:lang w:val="en-US"/>
        </w:rPr>
        <w:t> </w:t>
      </w:r>
      <w:r w:rsidRPr="003B6B91">
        <w:t>тестовой среды</w:t>
      </w:r>
      <w:bookmarkEnd w:id="21"/>
      <w:bookmarkEnd w:id="22"/>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2"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proofErr w:type="spellStart"/>
            <w:r w:rsidR="00430620" w:rsidRPr="00FD5E80">
              <w:rPr>
                <w:rFonts w:cstheme="minorHAnsi"/>
                <w:sz w:val="24"/>
                <w:szCs w:val="24"/>
              </w:rPr>
              <w:t>Orangedata</w:t>
            </w:r>
            <w:proofErr w:type="spellEnd"/>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3" w:name="_Toc59045183"/>
      <w:bookmarkStart w:id="24" w:name="_Ref59044081"/>
      <w:bookmarkStart w:id="25" w:name="_Toc63432904"/>
      <w:bookmarkStart w:id="26" w:name="_Toc80026466"/>
      <w:bookmarkEnd w:id="23"/>
      <w:r>
        <w:t>1.2.5. Подписание тела</w:t>
      </w:r>
      <w:r w:rsidR="00281F66" w:rsidRPr="003B6B91">
        <w:t xml:space="preserve"> запроса</w:t>
      </w:r>
      <w:bookmarkEnd w:id="24"/>
      <w:bookmarkEnd w:id="25"/>
      <w:bookmarkEnd w:id="26"/>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3"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7" w:name="_Toc59045184"/>
      <w:bookmarkStart w:id="28" w:name="_Toc63432905"/>
      <w:bookmarkStart w:id="29" w:name="_Toc80026467"/>
      <w:r w:rsidRPr="003B6B91">
        <w:t xml:space="preserve">1.2.6. </w:t>
      </w:r>
      <w:bookmarkEnd w:id="27"/>
      <w:bookmarkEnd w:id="28"/>
      <w:r w:rsidR="004431D0">
        <w:t>Формат сообщения и кодировка текста</w:t>
      </w:r>
      <w:bookmarkEnd w:id="29"/>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4"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w:t>
      </w:r>
      <w:proofErr w:type="gramStart"/>
      <w:r w:rsidR="00AE6B96">
        <w:rPr>
          <w:rFonts w:cstheme="minorHAnsi"/>
          <w:sz w:val="24"/>
          <w:szCs w:val="24"/>
        </w:rPr>
        <w:t>ОФД</w:t>
      </w:r>
      <w:proofErr w:type="gramEnd"/>
      <w:r w:rsidR="00AE6B96">
        <w:rPr>
          <w:rFonts w:cstheme="minorHAnsi"/>
          <w:sz w:val="24"/>
          <w:szCs w:val="24"/>
        </w:rPr>
        <w:t xml:space="preserve">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5"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30" w:name="_Hlk59038187"/>
      <w:bookmarkStart w:id="31" w:name="_Toc59045185"/>
      <w:bookmarkStart w:id="32" w:name="_Ref59044092"/>
      <w:bookmarkStart w:id="33" w:name="_Toc63432906"/>
      <w:bookmarkStart w:id="34" w:name="_Toc80026468"/>
      <w:bookmarkEnd w:id="30"/>
      <w:bookmarkEnd w:id="31"/>
      <w:r w:rsidRPr="003B6B91">
        <w:rPr>
          <w:sz w:val="26"/>
          <w:szCs w:val="26"/>
        </w:rPr>
        <w:t>1.3. Запрос с примером подписи</w:t>
      </w:r>
      <w:bookmarkEnd w:id="32"/>
      <w:bookmarkEnd w:id="33"/>
      <w:bookmarkEnd w:id="34"/>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5" w:name="OLE_LINK72"/>
      <w:bookmarkStart w:id="36" w:name="OLE_LINK73"/>
      <w:bookmarkEnd w:id="35"/>
      <w:bookmarkEnd w:id="36"/>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7"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7"/>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8" w:name="OLE_LINK33"/>
      <w:bookmarkStart w:id="39" w:name="OLE_LINK32"/>
      <w:bookmarkStart w:id="40" w:name="OLE_LINK31"/>
      <w:bookmarkEnd w:id="38"/>
      <w:bookmarkEnd w:id="39"/>
      <w:bookmarkEnd w:id="40"/>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r w:rsidR="007921C4">
        <w:fldChar w:fldCharType="begin"/>
      </w:r>
      <w:r w:rsidR="007921C4" w:rsidRPr="00F90331">
        <w:rPr>
          <w:lang w:val="en-US"/>
          <w:rPrChange w:id="41" w:author="Шило Николай" w:date="2023-12-12T19:37:00Z">
            <w:rPr/>
          </w:rPrChange>
        </w:rPr>
        <w:instrText xml:space="preserve"> HYPERLINK "https://tools.ietf.org/html/rfc3447" \l "page-43" </w:instrText>
      </w:r>
      <w:r w:rsidR="007921C4">
        <w:fldChar w:fldCharType="separate"/>
      </w:r>
      <w:r w:rsidRPr="00457EAB">
        <w:rPr>
          <w:rFonts w:ascii="Courier New" w:eastAsia="Times New Roman" w:hAnsi="Courier New" w:cstheme="minorHAnsi"/>
          <w:color w:val="0563C1" w:themeColor="hyperlink"/>
          <w:sz w:val="24"/>
          <w:szCs w:val="24"/>
          <w:u w:val="single"/>
          <w:lang w:val="en-US" w:eastAsia="ru-RU"/>
        </w:rPr>
        <w:t>https://tools.ietf.org/html/rfc3447#page-43</w:t>
      </w:r>
      <w:r w:rsidR="007921C4">
        <w:rPr>
          <w:rFonts w:ascii="Courier New" w:eastAsia="Times New Roman" w:hAnsi="Courier New" w:cstheme="minorHAnsi"/>
          <w:color w:val="0563C1" w:themeColor="hyperlink"/>
          <w:sz w:val="24"/>
          <w:szCs w:val="24"/>
          <w:u w:val="single"/>
          <w:lang w:val="en-US" w:eastAsia="ru-RU"/>
        </w:rPr>
        <w:fldChar w:fldCharType="end"/>
      </w:r>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2" w:name="_Toc59045186"/>
      <w:bookmarkStart w:id="43" w:name="_Toc63432907"/>
      <w:bookmarkStart w:id="44"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42"/>
      <w:bookmarkEnd w:id="43"/>
      <w:bookmarkEnd w:id="44"/>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OrangeData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27"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5" w:name="_Toc59045187"/>
      <w:bookmarkStart w:id="46" w:name="_Toc63432908"/>
      <w:bookmarkStart w:id="47" w:name="_Toc80026470"/>
      <w:r w:rsidRPr="00BE2C3A">
        <w:rPr>
          <w:sz w:val="32"/>
          <w:szCs w:val="32"/>
        </w:rPr>
        <w:lastRenderedPageBreak/>
        <w:t>2. Запросы</w:t>
      </w:r>
      <w:bookmarkStart w:id="48" w:name="OLE_LINK89"/>
      <w:bookmarkStart w:id="49" w:name="OLE_LINK39"/>
      <w:bookmarkStart w:id="50" w:name="OLE_LINK38"/>
      <w:bookmarkStart w:id="51" w:name="_Toc59045188"/>
      <w:bookmarkStart w:id="52" w:name="_Toc507539850"/>
      <w:bookmarkEnd w:id="45"/>
      <w:bookmarkEnd w:id="46"/>
      <w:bookmarkEnd w:id="47"/>
      <w:bookmarkEnd w:id="48"/>
      <w:bookmarkEnd w:id="49"/>
      <w:bookmarkEnd w:id="50"/>
      <w:bookmarkEnd w:id="51"/>
    </w:p>
    <w:p w14:paraId="6626018F" w14:textId="5562A5BF" w:rsidR="00281F66" w:rsidRPr="00BA3AA5" w:rsidRDefault="00281F66" w:rsidP="00E47841">
      <w:pPr>
        <w:pStyle w:val="2"/>
        <w:rPr>
          <w:sz w:val="32"/>
          <w:szCs w:val="32"/>
        </w:rPr>
      </w:pPr>
      <w:bookmarkStart w:id="53" w:name="_Toc63432909"/>
      <w:bookmarkStart w:id="54" w:name="_Toc80026471"/>
      <w:r w:rsidRPr="00BE2C3A">
        <w:t>2.1 Создание</w:t>
      </w:r>
      <w:r w:rsidR="006A25F1">
        <w:t xml:space="preserve"> </w:t>
      </w:r>
      <w:bookmarkEnd w:id="52"/>
      <w:r w:rsidR="006A25F1">
        <w:t>чека</w:t>
      </w:r>
      <w:bookmarkEnd w:id="53"/>
      <w:bookmarkEnd w:id="54"/>
    </w:p>
    <w:p w14:paraId="5B16B772" w14:textId="52FE61E8" w:rsidR="00281F66" w:rsidRPr="00FD5E80" w:rsidRDefault="00421F63" w:rsidP="0073313C">
      <w:pPr>
        <w:spacing w:line="240" w:lineRule="auto"/>
        <w:jc w:val="both"/>
        <w:rPr>
          <w:rFonts w:cstheme="minorHAnsi"/>
          <w:sz w:val="24"/>
          <w:szCs w:val="24"/>
        </w:rPr>
      </w:pPr>
      <w:bookmarkStart w:id="55" w:name="OLE_LINK274"/>
      <w:bookmarkEnd w:id="55"/>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6" w:name="OLE_LINK76"/>
      <w:bookmarkStart w:id="57" w:name="OLE_LINK75"/>
      <w:bookmarkStart w:id="58" w:name="OLE_LINK74"/>
      <w:bookmarkStart w:id="59" w:name="OLE_LINK13"/>
      <w:bookmarkStart w:id="60" w:name="OLE_LINK12"/>
      <w:bookmarkStart w:id="61" w:name="OLE_LINK11"/>
      <w:bookmarkStart w:id="62" w:name="OLE_LINK10"/>
      <w:bookmarkStart w:id="63" w:name="OLE_LINK9"/>
      <w:bookmarkStart w:id="64" w:name="OLE_LINK8"/>
      <w:bookmarkStart w:id="65" w:name="OLE_LINK7"/>
      <w:bookmarkStart w:id="66" w:name="OLE_LINK6"/>
      <w:bookmarkStart w:id="67" w:name="OLE_LINK5"/>
      <w:bookmarkStart w:id="68" w:name="OLE_LINK110"/>
      <w:bookmarkEnd w:id="56"/>
      <w:bookmarkEnd w:id="57"/>
      <w:bookmarkEnd w:id="58"/>
      <w:bookmarkEnd w:id="59"/>
      <w:bookmarkEnd w:id="60"/>
      <w:bookmarkEnd w:id="61"/>
      <w:bookmarkEnd w:id="62"/>
      <w:bookmarkEnd w:id="63"/>
      <w:bookmarkEnd w:id="64"/>
      <w:bookmarkEnd w:id="65"/>
      <w:bookmarkEnd w:id="66"/>
      <w:bookmarkEnd w:id="67"/>
      <w:bookmarkEnd w:id="68"/>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9"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70" w:name="OLE_LINK108"/>
      <w:bookmarkStart w:id="71"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proofErr w:type="spellStart"/>
      <w:r w:rsidRPr="004D311A">
        <w:rPr>
          <w:rFonts w:cs="Arial"/>
          <w:b/>
          <w:lang w:val="en-US"/>
        </w:rPr>
        <w:t>api</w:t>
      </w:r>
      <w:proofErr w:type="spellEnd"/>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2" w:name="OLE_LINK86"/>
      <w:bookmarkStart w:id="73" w:name="OLE_LINK87"/>
      <w:bookmarkStart w:id="74" w:name="OLE_LINK88"/>
      <w:bookmarkStart w:id="75" w:name="_Toc507539851"/>
      <w:bookmarkStart w:id="76" w:name="_Toc27489456"/>
      <w:bookmarkStart w:id="77" w:name="_Toc63432910"/>
      <w:bookmarkStart w:id="78" w:name="_Toc80026472"/>
      <w:bookmarkStart w:id="79" w:name="OLE_LINK192"/>
      <w:bookmarkStart w:id="80" w:name="OLE_LINK222"/>
      <w:bookmarkEnd w:id="70"/>
      <w:bookmarkEnd w:id="71"/>
      <w:r>
        <w:t>2.1.1 Тело запроса</w:t>
      </w:r>
      <w:bookmarkEnd w:id="72"/>
      <w:bookmarkEnd w:id="73"/>
      <w:bookmarkEnd w:id="74"/>
      <w:bookmarkEnd w:id="75"/>
      <w:bookmarkEnd w:id="76"/>
      <w:bookmarkEnd w:id="77"/>
      <w:bookmarkEnd w:id="78"/>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81" w:name="OLE_LINK121"/>
            <w:bookmarkStart w:id="82" w:name="OLE_LINK191"/>
            <w:bookmarkStart w:id="83" w:name="OLE_LINK223"/>
            <w:bookmarkEnd w:id="79"/>
            <w:bookmarkEnd w:id="80"/>
            <w:r>
              <w:rPr>
                <w:rFonts w:cs="Arial"/>
                <w:lang w:val="en-US"/>
              </w:rPr>
              <w:t>id</w:t>
            </w:r>
          </w:p>
        </w:tc>
        <w:tc>
          <w:tcPr>
            <w:tcW w:w="4353" w:type="dxa"/>
          </w:tcPr>
          <w:p w14:paraId="3B9216C0" w14:textId="77777777" w:rsidR="003062C9" w:rsidRPr="00DF451F" w:rsidRDefault="003062C9" w:rsidP="00171765">
            <w:pPr>
              <w:rPr>
                <w:rFonts w:cs="Arial"/>
              </w:rPr>
            </w:pPr>
            <w:bookmarkStart w:id="84" w:name="OLE_LINK40"/>
            <w:bookmarkStart w:id="85" w:name="OLE_LINK41"/>
            <w:bookmarkStart w:id="86" w:name="OLE_LINK42"/>
            <w:bookmarkStart w:id="87" w:name="OLE_LINK95"/>
            <w:bookmarkStart w:id="88" w:name="OLE_LINK257"/>
            <w:bookmarkStart w:id="89" w:name="OLE_LINK258"/>
            <w:r>
              <w:rPr>
                <w:rFonts w:cs="Arial"/>
              </w:rPr>
              <w:t>Идентификатор документа</w:t>
            </w:r>
            <w:bookmarkEnd w:id="84"/>
            <w:bookmarkEnd w:id="85"/>
            <w:bookmarkEnd w:id="86"/>
            <w:bookmarkEnd w:id="87"/>
            <w:bookmarkEnd w:id="88"/>
            <w:bookmarkEnd w:id="89"/>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90" w:name="OLE_LINK59"/>
            <w:bookmarkStart w:id="91" w:name="OLE_LINK60"/>
            <w:bookmarkStart w:id="92" w:name="OLE_LINK64"/>
            <w:bookmarkStart w:id="93" w:name="OLE_LINK259"/>
            <w:bookmarkStart w:id="94" w:name="OLE_LINK260"/>
            <w:r>
              <w:rPr>
                <w:rFonts w:cs="Arial"/>
              </w:rPr>
              <w:t>ИНН организации, для которой пробивается чек</w:t>
            </w:r>
            <w:bookmarkEnd w:id="90"/>
            <w:bookmarkEnd w:id="91"/>
            <w:bookmarkEnd w:id="92"/>
            <w:bookmarkEnd w:id="93"/>
            <w:bookmarkEnd w:id="94"/>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5" w:name="OLE_LINK261"/>
            <w:bookmarkStart w:id="96" w:name="OLE_LINK262"/>
            <w:r>
              <w:rPr>
                <w:rFonts w:cs="Arial"/>
              </w:rPr>
              <w:t>Группа устройств, с помощью которых будет пробит чек</w:t>
            </w:r>
            <w:bookmarkEnd w:id="95"/>
            <w:bookmarkEnd w:id="96"/>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7" w:name="OLE_LINK265"/>
            <w:bookmarkStart w:id="98" w:name="OLE_LINK266"/>
            <w:bookmarkStart w:id="99" w:name="OLE_LINK272"/>
            <w:r>
              <w:rPr>
                <w:rFonts w:cs="Arial"/>
              </w:rPr>
              <w:t>Содержимое документа</w:t>
            </w:r>
            <w:bookmarkEnd w:id="97"/>
            <w:bookmarkEnd w:id="98"/>
            <w:bookmarkEnd w:id="99"/>
          </w:p>
        </w:tc>
        <w:tc>
          <w:tcPr>
            <w:tcW w:w="2333" w:type="dxa"/>
          </w:tcPr>
          <w:p w14:paraId="2BC27B06" w14:textId="77777777" w:rsidR="003062C9" w:rsidRPr="00525F22" w:rsidRDefault="003062C9" w:rsidP="00171765">
            <w:pPr>
              <w:rPr>
                <w:rFonts w:cs="Arial"/>
              </w:rPr>
            </w:pPr>
            <w:bookmarkStart w:id="100" w:name="OLE_LINK130"/>
            <w:bookmarkStart w:id="101" w:name="OLE_LINK132"/>
            <w:bookmarkStart w:id="102" w:name="OLE_LINK148"/>
            <w:r>
              <w:rPr>
                <w:rFonts w:cs="Arial"/>
              </w:rPr>
              <w:t>Структура п.</w:t>
            </w:r>
            <w:bookmarkStart w:id="103" w:name="OLE_LINK122"/>
            <w:bookmarkStart w:id="104" w:name="OLE_LINK123"/>
            <w:bookmarkStart w:id="105" w:name="OLE_LINK124"/>
            <w:r>
              <w:rPr>
                <w:rFonts w:cs="Arial"/>
              </w:rPr>
              <w:t>2.1.1.1</w:t>
            </w:r>
            <w:bookmarkEnd w:id="100"/>
            <w:bookmarkEnd w:id="101"/>
            <w:bookmarkEnd w:id="102"/>
            <w:bookmarkEnd w:id="103"/>
            <w:bookmarkEnd w:id="104"/>
            <w:bookmarkEnd w:id="105"/>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6"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7" w:name="OLE_LINK263"/>
            <w:bookmarkStart w:id="108"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7"/>
            <w:bookmarkEnd w:id="108"/>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5676F40A" w:rsidR="007B2DC5" w:rsidRDefault="003062C9" w:rsidP="00171765">
            <w:pPr>
              <w:rPr>
                <w:rFonts w:cs="Arial"/>
              </w:rPr>
            </w:pPr>
            <w:r>
              <w:rPr>
                <w:rFonts w:cs="Arial"/>
              </w:rPr>
              <w:t>Параметр не обязательный</w:t>
            </w:r>
          </w:p>
        </w:tc>
      </w:tr>
      <w:tr w:rsidR="007B2DC5" w:rsidRPr="008F4F86" w14:paraId="17DD838C" w14:textId="77777777" w:rsidTr="003062C9">
        <w:tc>
          <w:tcPr>
            <w:tcW w:w="2197" w:type="dxa"/>
          </w:tcPr>
          <w:p w14:paraId="7A030637" w14:textId="77777777" w:rsidR="007B2DC5" w:rsidRDefault="007B2DC5" w:rsidP="007B2DC5">
            <w:pPr>
              <w:rPr>
                <w:rFonts w:cs="Arial"/>
                <w:lang w:val="en-US"/>
              </w:rPr>
            </w:pPr>
            <w:proofErr w:type="spellStart"/>
            <w:r w:rsidRPr="00F12065">
              <w:rPr>
                <w:rFonts w:cs="Arial"/>
                <w:lang w:val="en-US"/>
              </w:rPr>
              <w:t>callbackApiKey</w:t>
            </w:r>
            <w:proofErr w:type="spellEnd"/>
          </w:p>
          <w:p w14:paraId="7E0392E3" w14:textId="77A1172D" w:rsidR="007B2DC5" w:rsidRDefault="007B2DC5" w:rsidP="007B2DC5">
            <w:pPr>
              <w:rPr>
                <w:rFonts w:cs="Arial"/>
                <w:lang w:val="en-US"/>
              </w:rPr>
            </w:pPr>
          </w:p>
        </w:tc>
        <w:tc>
          <w:tcPr>
            <w:tcW w:w="4353" w:type="dxa"/>
          </w:tcPr>
          <w:p w14:paraId="6A271B7A" w14:textId="094C8224"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333" w:type="dxa"/>
          </w:tcPr>
          <w:p w14:paraId="795611D3" w14:textId="4F9D4B9B"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1879" w:type="dxa"/>
          </w:tcPr>
          <w:p w14:paraId="75F6CB2D" w14:textId="79D332DE" w:rsidR="007B2DC5" w:rsidRDefault="007B2DC5" w:rsidP="007B2DC5">
            <w:pPr>
              <w:rPr>
                <w:rFonts w:cs="Arial"/>
              </w:rPr>
            </w:pPr>
            <w:r>
              <w:rPr>
                <w:rFonts w:cs="Arial"/>
              </w:rPr>
              <w:t>Параметр не обязательный</w:t>
            </w:r>
          </w:p>
        </w:tc>
      </w:tr>
      <w:tr w:rsidR="007B2DC5" w:rsidRPr="008F4F86" w14:paraId="053A440F" w14:textId="169FEAEE" w:rsidTr="003062C9">
        <w:tc>
          <w:tcPr>
            <w:tcW w:w="2197" w:type="dxa"/>
          </w:tcPr>
          <w:p w14:paraId="3F5E1786" w14:textId="241A22C9" w:rsidR="007B2DC5" w:rsidRDefault="007B2DC5" w:rsidP="007B2DC5">
            <w:pPr>
              <w:rPr>
                <w:rFonts w:cs="Arial"/>
                <w:lang w:val="en-US"/>
              </w:rPr>
            </w:pPr>
            <w:r>
              <w:rPr>
                <w:rFonts w:cs="Arial"/>
                <w:lang w:val="en-US"/>
              </w:rPr>
              <w:t>meta</w:t>
            </w:r>
          </w:p>
        </w:tc>
        <w:tc>
          <w:tcPr>
            <w:tcW w:w="4353" w:type="dxa"/>
          </w:tcPr>
          <w:p w14:paraId="17B956B5" w14:textId="19B5357D" w:rsidR="007B2DC5" w:rsidRDefault="007B2DC5" w:rsidP="007B2DC5">
            <w:pPr>
              <w:rPr>
                <w:rFonts w:cs="Arial"/>
                <w:lang w:val="en-US"/>
              </w:rPr>
            </w:pPr>
            <w:bookmarkStart w:id="109" w:name="OLE_LINK209"/>
            <w:bookmarkStart w:id="110" w:name="OLE_LINK210"/>
            <w:r>
              <w:rPr>
                <w:rFonts w:cs="Arial"/>
              </w:rPr>
              <w:t>Метаданные запроса</w:t>
            </w:r>
            <w:bookmarkEnd w:id="109"/>
            <w:bookmarkEnd w:id="110"/>
          </w:p>
        </w:tc>
        <w:tc>
          <w:tcPr>
            <w:tcW w:w="2333" w:type="dxa"/>
          </w:tcPr>
          <w:p w14:paraId="3C402E3A" w14:textId="57D1C64A" w:rsidR="007B2DC5" w:rsidRDefault="007B2DC5" w:rsidP="007B2DC5">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7B2DC5" w:rsidRDefault="007B2DC5" w:rsidP="007B2DC5">
            <w:pPr>
              <w:rPr>
                <w:rFonts w:cs="Arial"/>
              </w:rPr>
            </w:pPr>
            <w:r>
              <w:rPr>
                <w:rFonts w:cs="Arial"/>
              </w:rPr>
              <w:t>Параметр не обязательный</w:t>
            </w:r>
          </w:p>
        </w:tc>
      </w:tr>
      <w:tr w:rsidR="007B2DC5" w:rsidRPr="008F4F86" w14:paraId="52DF8AB9" w14:textId="17311A33" w:rsidTr="003062C9">
        <w:tc>
          <w:tcPr>
            <w:tcW w:w="2197" w:type="dxa"/>
          </w:tcPr>
          <w:p w14:paraId="339F1D3E" w14:textId="051D684C" w:rsidR="007B2DC5" w:rsidRDefault="007B2DC5" w:rsidP="007B2DC5">
            <w:pPr>
              <w:rPr>
                <w:rFonts w:cs="Arial"/>
                <w:lang w:val="en-US"/>
              </w:rPr>
            </w:pPr>
            <w:bookmarkStart w:id="111" w:name="OLE_LINK555"/>
            <w:bookmarkStart w:id="112" w:name="OLE_LINK556"/>
            <w:proofErr w:type="spellStart"/>
            <w:r>
              <w:rPr>
                <w:rFonts w:cs="Arial"/>
                <w:lang w:val="en-US"/>
              </w:rPr>
              <w:t>ignoreItemCodeCheck</w:t>
            </w:r>
            <w:bookmarkEnd w:id="111"/>
            <w:bookmarkEnd w:id="112"/>
            <w:proofErr w:type="spellEnd"/>
          </w:p>
        </w:tc>
        <w:tc>
          <w:tcPr>
            <w:tcW w:w="4353" w:type="dxa"/>
          </w:tcPr>
          <w:p w14:paraId="30B3273B" w14:textId="77777777" w:rsidR="007B2DC5" w:rsidRDefault="007B2DC5" w:rsidP="007B2DC5">
            <w:pPr>
              <w:rPr>
                <w:rFonts w:cs="Arial"/>
              </w:rPr>
            </w:pPr>
            <w:bookmarkStart w:id="113" w:name="OLE_LINK558"/>
            <w:bookmarkStart w:id="114" w:name="OLE_LINK557"/>
            <w:r>
              <w:rPr>
                <w:rFonts w:cs="Arial"/>
              </w:rPr>
              <w:t>Флаг указывающий стоит ли игнорировать проверку КМ.</w:t>
            </w:r>
          </w:p>
          <w:bookmarkEnd w:id="113"/>
          <w:p w14:paraId="2820AECE" w14:textId="08DEE7C9" w:rsidR="007B2DC5" w:rsidRDefault="007B2DC5" w:rsidP="007B2DC5">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7B2DC5" w:rsidRPr="00DE7DD0" w:rsidRDefault="007B2DC5" w:rsidP="007B2DC5">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4"/>
            <w:proofErr w:type="spellEnd"/>
          </w:p>
        </w:tc>
        <w:tc>
          <w:tcPr>
            <w:tcW w:w="2333" w:type="dxa"/>
          </w:tcPr>
          <w:p w14:paraId="3220CF6A" w14:textId="70DE1F57" w:rsidR="007B2DC5" w:rsidRDefault="007B2DC5" w:rsidP="007B2DC5">
            <w:pPr>
              <w:rPr>
                <w:rFonts w:cs="Arial"/>
              </w:rPr>
            </w:pPr>
            <w:proofErr w:type="spellStart"/>
            <w:r>
              <w:rPr>
                <w:rFonts w:cs="Arial"/>
              </w:rPr>
              <w:t>Булевое</w:t>
            </w:r>
            <w:proofErr w:type="spellEnd"/>
            <w:r>
              <w:rPr>
                <w:rFonts w:cs="Arial"/>
              </w:rPr>
              <w:t xml:space="preserve"> значение, </w:t>
            </w:r>
          </w:p>
          <w:p w14:paraId="5BE09C78" w14:textId="71FD5537" w:rsidR="007B2DC5" w:rsidRPr="00397593" w:rsidRDefault="007B2DC5" w:rsidP="007B2DC5">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7B2DC5" w:rsidRDefault="007B2DC5" w:rsidP="007B2DC5">
            <w:pPr>
              <w:rPr>
                <w:rFonts w:cs="Arial"/>
              </w:rPr>
            </w:pPr>
            <w:r>
              <w:rPr>
                <w:rFonts w:cs="Arial"/>
              </w:rPr>
              <w:t>необязательное поле.</w:t>
            </w:r>
          </w:p>
        </w:tc>
      </w:tr>
      <w:bookmarkEnd w:id="81"/>
      <w:bookmarkEnd w:id="82"/>
      <w:bookmarkEnd w:id="83"/>
      <w:bookmarkEnd w:id="106"/>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5" w:name="_Toc507539852"/>
      <w:bookmarkStart w:id="116" w:name="_Toc27489457"/>
      <w:bookmarkStart w:id="117" w:name="_Toc80026473"/>
      <w:bookmarkStart w:id="118" w:name="OLE_LINK125"/>
      <w:r>
        <w:rPr>
          <w:rFonts w:cs="Arial"/>
        </w:rPr>
        <w:t>2.1.1.1</w:t>
      </w:r>
      <w:r>
        <w:t xml:space="preserve"> Содержимое документа</w:t>
      </w:r>
      <w:bookmarkEnd w:id="115"/>
      <w:bookmarkEnd w:id="116"/>
      <w:bookmarkEnd w:id="117"/>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119"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9"/>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20" w:name="OLE_LINK277"/>
            <w:bookmarkStart w:id="121" w:name="OLE_LINK282"/>
            <w:bookmarkStart w:id="122"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20"/>
            <w:bookmarkEnd w:id="121"/>
            <w:bookmarkEnd w:id="122"/>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123" w:name="OLE_LINK284"/>
            <w:bookmarkStart w:id="124" w:name="OLE_LINK289"/>
            <w:bookmarkStart w:id="125" w:name="OLE_LINK290"/>
            <w:bookmarkStart w:id="126" w:name="OLE_LINK344"/>
            <w:bookmarkStart w:id="127" w:name="OLE_LINK345"/>
            <w:r>
              <w:rPr>
                <w:rFonts w:cs="Arial"/>
              </w:rPr>
              <w:t xml:space="preserve">Список </w:t>
            </w:r>
            <w:r w:rsidRPr="00C427A1">
              <w:t>предмет</w:t>
            </w:r>
            <w:r>
              <w:t>ов</w:t>
            </w:r>
            <w:r w:rsidRPr="00C427A1">
              <w:t xml:space="preserve"> расчета</w:t>
            </w:r>
            <w:r>
              <w:t>, 1059</w:t>
            </w:r>
            <w:bookmarkEnd w:id="123"/>
            <w:bookmarkEnd w:id="124"/>
            <w:bookmarkEnd w:id="125"/>
            <w:bookmarkEnd w:id="126"/>
            <w:bookmarkEnd w:id="127"/>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128" w:name="OLE_LINK291"/>
            <w:bookmarkStart w:id="129" w:name="OLE_LINK292"/>
            <w:bookmarkStart w:id="130" w:name="OLE_LINK293"/>
            <w:r>
              <w:rPr>
                <w:rFonts w:cs="Arial"/>
              </w:rPr>
              <w:t>Параметры закрытия чека</w:t>
            </w:r>
            <w:bookmarkEnd w:id="128"/>
            <w:bookmarkEnd w:id="129"/>
            <w:bookmarkEnd w:id="130"/>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31"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132" w:name="OLE_LINK306"/>
            <w:r>
              <w:t>Т</w:t>
            </w:r>
            <w:r w:rsidRPr="00C427A1">
              <w:t>елефон или электронный адрес покупателя</w:t>
            </w:r>
            <w:r>
              <w:t>, 1008</w:t>
            </w:r>
            <w:bookmarkEnd w:id="132"/>
          </w:p>
        </w:tc>
        <w:tc>
          <w:tcPr>
            <w:tcW w:w="1701" w:type="dxa"/>
          </w:tcPr>
          <w:p w14:paraId="0B00A225" w14:textId="0DAF9294" w:rsidR="0001100B" w:rsidRPr="00542312"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w:t>
            </w:r>
            <w:r w:rsidR="00542312">
              <w:t>, {</w:t>
            </w:r>
            <w:r w:rsidR="00542312">
              <w:rPr>
                <w:lang w:val="en-US"/>
              </w:rPr>
              <w:t>none</w:t>
            </w:r>
            <w:r w:rsidR="00542312">
              <w:t>}</w:t>
            </w:r>
            <w:r w:rsidR="00542312" w:rsidRPr="00542312">
              <w:t>.</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3" w:name="OLE_LINK294"/>
            <w:bookmarkStart w:id="134" w:name="OLE_LINK295"/>
            <w:bookmarkEnd w:id="131"/>
            <w:proofErr w:type="spellStart"/>
            <w:r>
              <w:rPr>
                <w:rFonts w:cs="Arial"/>
                <w:lang w:val="en-US"/>
              </w:rPr>
              <w:t>a</w:t>
            </w:r>
            <w:r w:rsidRPr="00AE6B24">
              <w:rPr>
                <w:rFonts w:cs="Arial"/>
                <w:lang w:val="en-US"/>
              </w:rPr>
              <w:t>gentType</w:t>
            </w:r>
            <w:bookmarkEnd w:id="133"/>
            <w:bookmarkEnd w:id="134"/>
            <w:proofErr w:type="spellEnd"/>
          </w:p>
        </w:tc>
        <w:tc>
          <w:tcPr>
            <w:tcW w:w="2693" w:type="dxa"/>
          </w:tcPr>
          <w:p w14:paraId="3BD71FDF" w14:textId="77777777" w:rsidR="0001100B" w:rsidRDefault="0001100B" w:rsidP="00703E22">
            <w:bookmarkStart w:id="135" w:name="OLE_LINK307"/>
            <w:bookmarkStart w:id="136" w:name="OLE_LINK308"/>
            <w:bookmarkStart w:id="137" w:name="OLE_LINK309"/>
            <w:r>
              <w:t>П</w:t>
            </w:r>
            <w:r w:rsidRPr="00AE6B24">
              <w:t>ризнак агента</w:t>
            </w:r>
            <w:r>
              <w:t xml:space="preserve">, </w:t>
            </w:r>
            <w:r w:rsidRPr="00AE6B24">
              <w:t>1057</w:t>
            </w:r>
            <w:bookmarkStart w:id="138" w:name="OLE_LINK415"/>
            <w:bookmarkStart w:id="139" w:name="OLE_LINK416"/>
            <w:bookmarkStart w:id="140" w:name="OLE_LINK417"/>
            <w:bookmarkStart w:id="141"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8"/>
          <w:bookmarkEnd w:id="139"/>
          <w:bookmarkEnd w:id="140"/>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w:t>
            </w:r>
            <w:r w:rsidRPr="00EA41AF">
              <w:rPr>
                <w:i/>
              </w:rPr>
              <w:lastRenderedPageBreak/>
              <w:t>значению реквизита «признак агента» (тег 1057) кассового чека.</w:t>
            </w:r>
            <w:bookmarkEnd w:id="135"/>
            <w:bookmarkEnd w:id="136"/>
            <w:bookmarkEnd w:id="137"/>
            <w:bookmarkEnd w:id="141"/>
          </w:p>
        </w:tc>
        <w:tc>
          <w:tcPr>
            <w:tcW w:w="1701" w:type="dxa"/>
          </w:tcPr>
          <w:p w14:paraId="1EF43C9D" w14:textId="77777777" w:rsidR="0001100B" w:rsidRPr="006A64D3" w:rsidRDefault="0001100B" w:rsidP="00703E22">
            <w:pPr>
              <w:rPr>
                <w:rFonts w:cs="Arial"/>
              </w:rPr>
            </w:pPr>
            <w:bookmarkStart w:id="142" w:name="OLE_LINK296"/>
            <w:bookmarkStart w:id="143" w:name="OLE_LINK297"/>
            <w:bookmarkStart w:id="144" w:name="OLE_LINK298"/>
            <w:r>
              <w:rPr>
                <w:rFonts w:cs="Arial"/>
              </w:rPr>
              <w:lastRenderedPageBreak/>
              <w:t>Число от 1 до 127</w:t>
            </w:r>
            <w:r w:rsidRPr="006A64D3">
              <w:rPr>
                <w:rFonts w:cs="Arial"/>
              </w:rPr>
              <w:t xml:space="preserve">, </w:t>
            </w:r>
            <w:r>
              <w:rPr>
                <w:rFonts w:cs="Arial"/>
              </w:rPr>
              <w:t>необязательное поле</w:t>
            </w:r>
            <w:bookmarkEnd w:id="142"/>
            <w:bookmarkEnd w:id="143"/>
            <w:bookmarkEnd w:id="144"/>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5" w:name="_Hlk515533381"/>
            <w:r>
              <w:rPr>
                <w:lang w:val="en-US"/>
              </w:rPr>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146" w:name="OLE_LINK310"/>
            <w:bookmarkStart w:id="147" w:name="OLE_LINK311"/>
            <w:r>
              <w:t>Т</w:t>
            </w:r>
            <w:r w:rsidRPr="004E1AAD">
              <w:t xml:space="preserve">елефон </w:t>
            </w:r>
            <w:r>
              <w:t>оператора перевода, 1075</w:t>
            </w:r>
            <w:bookmarkEnd w:id="146"/>
            <w:bookmarkEnd w:id="147"/>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148" w:name="OLE_LINK312"/>
            <w:bookmarkStart w:id="149" w:name="OLE_LINK313"/>
            <w:bookmarkStart w:id="150"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8"/>
            <w:bookmarkEnd w:id="149"/>
            <w:bookmarkEnd w:id="150"/>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151" w:name="OLE_LINK315"/>
            <w:bookmarkStart w:id="152" w:name="OLE_LINK316"/>
            <w:bookmarkStart w:id="153" w:name="OLE_LINK317"/>
            <w:r>
              <w:t>Т</w:t>
            </w:r>
            <w:r w:rsidRPr="000E7E7C">
              <w:t>елефон платежного агента</w:t>
            </w:r>
            <w:r>
              <w:t xml:space="preserve">, </w:t>
            </w:r>
            <w:r w:rsidRPr="000E7E7C">
              <w:t>1073</w:t>
            </w:r>
            <w:bookmarkEnd w:id="151"/>
            <w:bookmarkEnd w:id="152"/>
            <w:bookmarkEnd w:id="153"/>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154" w:name="OLE_LINK318"/>
            <w:bookmarkStart w:id="155" w:name="OLE_LINK319"/>
            <w:bookmarkStart w:id="156" w:name="OLE_LINK320"/>
            <w:r>
              <w:t>Т</w:t>
            </w:r>
            <w:r w:rsidRPr="0080191E">
              <w:t>елефон оператора по приему платежей</w:t>
            </w:r>
            <w:r>
              <w:t xml:space="preserve">, </w:t>
            </w:r>
            <w:r w:rsidRPr="0080191E">
              <w:t>1074</w:t>
            </w:r>
            <w:bookmarkEnd w:id="154"/>
            <w:bookmarkEnd w:id="155"/>
            <w:bookmarkEnd w:id="156"/>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157" w:name="OLE_LINK321"/>
            <w:bookmarkStart w:id="158" w:name="OLE_LINK322"/>
            <w:r>
              <w:t>Н</w:t>
            </w:r>
            <w:r w:rsidRPr="000B1B66">
              <w:t>аименование оператора перевода</w:t>
            </w:r>
            <w:r>
              <w:t xml:space="preserve">, </w:t>
            </w:r>
            <w:r w:rsidRPr="000B1B66">
              <w:t>1026</w:t>
            </w:r>
            <w:bookmarkEnd w:id="157"/>
            <w:bookmarkEnd w:id="158"/>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159" w:name="OLE_LINK323"/>
            <w:bookmarkStart w:id="160" w:name="OLE_LINK324"/>
            <w:bookmarkStart w:id="161" w:name="OLE_LINK325"/>
            <w:r>
              <w:t xml:space="preserve">Адрес оператора перевода, </w:t>
            </w:r>
            <w:r w:rsidRPr="00CB6556">
              <w:t>1005</w:t>
            </w:r>
            <w:bookmarkEnd w:id="159"/>
            <w:bookmarkEnd w:id="160"/>
            <w:bookmarkEnd w:id="161"/>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162" w:name="OLE_LINK326"/>
            <w:bookmarkStart w:id="163" w:name="OLE_LINK327"/>
            <w:bookmarkStart w:id="164" w:name="OLE_LINK328"/>
            <w:r w:rsidRPr="00A8468B">
              <w:t>ИНН оператора перевода</w:t>
            </w:r>
            <w:r>
              <w:t xml:space="preserve">, </w:t>
            </w:r>
            <w:r w:rsidRPr="00A8468B">
              <w:t>1016</w:t>
            </w:r>
            <w:bookmarkEnd w:id="162"/>
            <w:bookmarkEnd w:id="163"/>
            <w:bookmarkEnd w:id="164"/>
          </w:p>
        </w:tc>
        <w:tc>
          <w:tcPr>
            <w:tcW w:w="1701" w:type="dxa"/>
          </w:tcPr>
          <w:p w14:paraId="11D9721D" w14:textId="7E0A073E" w:rsidR="0001100B" w:rsidRDefault="0001100B" w:rsidP="00C37DB9">
            <w:pPr>
              <w:rPr>
                <w:rFonts w:cs="Arial"/>
              </w:rPr>
            </w:pPr>
            <w:bookmarkStart w:id="165" w:name="OLE_LINK193"/>
            <w:bookmarkStart w:id="166" w:name="OLE_LINK194"/>
            <w:bookmarkStart w:id="167" w:name="OLE_LINK93"/>
            <w:bookmarkStart w:id="168" w:name="OLE_LINK94"/>
            <w:bookmarkStart w:id="169" w:name="OLE_LINK91"/>
            <w:bookmarkStart w:id="170" w:name="OLE_LINK92"/>
            <w:r>
              <w:rPr>
                <w:rFonts w:cs="Arial"/>
              </w:rPr>
              <w:t xml:space="preserve">Строка длиной от 10 до 12 символов, формат </w:t>
            </w:r>
            <w:r w:rsidRPr="00B26474">
              <w:rPr>
                <w:rFonts w:cs="Arial"/>
              </w:rPr>
              <w:t>ЦЦЦЦЦЦЦЦЦЦ</w:t>
            </w:r>
            <w:bookmarkEnd w:id="165"/>
            <w:bookmarkEnd w:id="166"/>
            <w:bookmarkEnd w:id="167"/>
            <w:bookmarkEnd w:id="168"/>
            <w:bookmarkEnd w:id="169"/>
            <w:bookmarkEnd w:id="170"/>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71" w:name="_Hlk507536332"/>
            <w:bookmarkEnd w:id="145"/>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172" w:name="OLE_LINK329"/>
            <w:bookmarkStart w:id="173" w:name="OLE_LINK330"/>
            <w:bookmarkStart w:id="174" w:name="OLE_LINK331"/>
            <w:r>
              <w:t>Т</w:t>
            </w:r>
            <w:r w:rsidRPr="004E1AAD">
              <w:t>елефон поставщика</w:t>
            </w:r>
            <w:r>
              <w:t xml:space="preserve">, </w:t>
            </w:r>
            <w:r w:rsidRPr="004E1AAD">
              <w:t>1171</w:t>
            </w:r>
            <w:bookmarkEnd w:id="172"/>
            <w:bookmarkEnd w:id="173"/>
            <w:bookmarkEnd w:id="174"/>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71"/>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t>a</w:t>
            </w:r>
            <w:r w:rsidRPr="007B0FC3">
              <w:rPr>
                <w:lang w:val="en-US"/>
              </w:rPr>
              <w:t>dditionalUserAttribute</w:t>
            </w:r>
            <w:proofErr w:type="spellEnd"/>
          </w:p>
        </w:tc>
        <w:tc>
          <w:tcPr>
            <w:tcW w:w="2693" w:type="dxa"/>
          </w:tcPr>
          <w:p w14:paraId="189A98CD" w14:textId="77777777" w:rsidR="0001100B" w:rsidRDefault="0001100B" w:rsidP="00703E22">
            <w:bookmarkStart w:id="175" w:name="OLE_LINK299"/>
            <w:bookmarkStart w:id="176" w:name="OLE_LINK300"/>
            <w:bookmarkStart w:id="177" w:name="OLE_LINK301"/>
            <w:bookmarkStart w:id="178" w:name="OLE_LINK332"/>
            <w:bookmarkStart w:id="179" w:name="OLE_LINK333"/>
            <w:r>
              <w:t>Д</w:t>
            </w:r>
            <w:r w:rsidRPr="00C427A1">
              <w:t>ополнительный реквизит пользователя</w:t>
            </w:r>
            <w:r>
              <w:t>, 1084</w:t>
            </w:r>
            <w:bookmarkEnd w:id="175"/>
            <w:bookmarkEnd w:id="176"/>
            <w:bookmarkEnd w:id="177"/>
            <w:bookmarkEnd w:id="178"/>
            <w:bookmarkEnd w:id="179"/>
          </w:p>
        </w:tc>
        <w:tc>
          <w:tcPr>
            <w:tcW w:w="1701" w:type="dxa"/>
          </w:tcPr>
          <w:p w14:paraId="7DE49D93" w14:textId="6F54D72D" w:rsidR="0001100B" w:rsidRPr="007B0FC3" w:rsidRDefault="0001100B" w:rsidP="00C37DB9">
            <w:pPr>
              <w:rPr>
                <w:rFonts w:cs="Arial"/>
                <w:lang w:val="en-US"/>
              </w:rPr>
            </w:pPr>
            <w:bookmarkStart w:id="180" w:name="OLE_LINK212"/>
            <w:bookmarkStart w:id="181" w:name="OLE_LINK213"/>
            <w:bookmarkStart w:id="182" w:name="OLE_LINK214"/>
            <w:r>
              <w:rPr>
                <w:rFonts w:cs="Arial"/>
              </w:rPr>
              <w:t>Структура п.2.1.1.</w:t>
            </w:r>
            <w:r>
              <w:rPr>
                <w:rFonts w:cs="Arial"/>
                <w:lang w:val="en-US"/>
              </w:rPr>
              <w:t>5</w:t>
            </w:r>
            <w:bookmarkEnd w:id="180"/>
            <w:bookmarkEnd w:id="181"/>
            <w:bookmarkEnd w:id="182"/>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lastRenderedPageBreak/>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3" w:name="OLE_LINK96"/>
            <w:bookmarkStart w:id="184" w:name="OLE_LINK97"/>
            <w:proofErr w:type="spellStart"/>
            <w:r>
              <w:rPr>
                <w:lang w:val="en-US"/>
              </w:rPr>
              <w:t>automatNumber</w:t>
            </w:r>
            <w:bookmarkEnd w:id="183"/>
            <w:bookmarkEnd w:id="184"/>
            <w:proofErr w:type="spellEnd"/>
          </w:p>
        </w:tc>
        <w:tc>
          <w:tcPr>
            <w:tcW w:w="2693" w:type="dxa"/>
          </w:tcPr>
          <w:p w14:paraId="7CFB75DB" w14:textId="77777777" w:rsidR="0001100B" w:rsidRDefault="0001100B" w:rsidP="00703E22">
            <w:bookmarkStart w:id="185" w:name="OLE_LINK180"/>
            <w:bookmarkStart w:id="186" w:name="OLE_LINK181"/>
            <w:r>
              <w:t xml:space="preserve">Номер автомата, </w:t>
            </w:r>
            <w:r w:rsidRPr="00C427A1">
              <w:t>1036</w:t>
            </w:r>
            <w:bookmarkEnd w:id="185"/>
            <w:bookmarkEnd w:id="186"/>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7" w:name="OLE_LINK182"/>
            <w:bookmarkStart w:id="188" w:name="OLE_LINK185"/>
            <w:proofErr w:type="spellStart"/>
            <w:r>
              <w:rPr>
                <w:lang w:val="en-US"/>
              </w:rPr>
              <w:t>settlementAddress</w:t>
            </w:r>
            <w:bookmarkEnd w:id="187"/>
            <w:bookmarkEnd w:id="188"/>
            <w:proofErr w:type="spellEnd"/>
          </w:p>
        </w:tc>
        <w:tc>
          <w:tcPr>
            <w:tcW w:w="2693" w:type="dxa"/>
          </w:tcPr>
          <w:p w14:paraId="0553C25A" w14:textId="77777777" w:rsidR="0001100B" w:rsidRDefault="0001100B" w:rsidP="00703E22">
            <w:bookmarkStart w:id="189" w:name="OLE_LINK187"/>
            <w:bookmarkStart w:id="190" w:name="OLE_LINK188"/>
            <w:r>
              <w:t>А</w:t>
            </w:r>
            <w:r w:rsidRPr="00C427A1">
              <w:t>дрес расчетов</w:t>
            </w:r>
            <w:r>
              <w:t>, 1009</w:t>
            </w:r>
            <w:bookmarkEnd w:id="189"/>
            <w:bookmarkEnd w:id="190"/>
          </w:p>
        </w:tc>
        <w:tc>
          <w:tcPr>
            <w:tcW w:w="1701" w:type="dxa"/>
          </w:tcPr>
          <w:p w14:paraId="7953B123" w14:textId="3E65BB33" w:rsidR="0001100B" w:rsidRDefault="0001100B" w:rsidP="00055D64">
            <w:pPr>
              <w:rPr>
                <w:rFonts w:cs="Arial"/>
              </w:rPr>
            </w:pPr>
            <w:bookmarkStart w:id="191" w:name="OLE_LINK189"/>
            <w:bookmarkStart w:id="192" w:name="OLE_LINK211"/>
            <w:bookmarkStart w:id="193"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91"/>
            <w:bookmarkEnd w:id="192"/>
            <w:bookmarkEnd w:id="193"/>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4" w:name="OLE_LINK218"/>
            <w:bookmarkStart w:id="195" w:name="OLE_LINK219"/>
            <w:bookmarkStart w:id="196" w:name="OLE_LINK220"/>
            <w:proofErr w:type="spellStart"/>
            <w:r>
              <w:rPr>
                <w:lang w:val="en-US"/>
              </w:rPr>
              <w:t>settlementPlace</w:t>
            </w:r>
            <w:bookmarkEnd w:id="194"/>
            <w:bookmarkEnd w:id="195"/>
            <w:bookmarkEnd w:id="196"/>
            <w:proofErr w:type="spellEnd"/>
          </w:p>
        </w:tc>
        <w:tc>
          <w:tcPr>
            <w:tcW w:w="2693" w:type="dxa"/>
          </w:tcPr>
          <w:p w14:paraId="16C1F131" w14:textId="77777777" w:rsidR="0001100B" w:rsidRDefault="0001100B" w:rsidP="00703E22">
            <w:bookmarkStart w:id="197" w:name="OLE_LINK221"/>
            <w:bookmarkStart w:id="198" w:name="OLE_LINK224"/>
            <w:r>
              <w:t>Место расчетов, 1187</w:t>
            </w:r>
            <w:bookmarkEnd w:id="197"/>
            <w:bookmarkEnd w:id="198"/>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w:t>
            </w:r>
            <w:r>
              <w:rPr>
                <w:rFonts w:cs="Arial"/>
              </w:rPr>
              <w:lastRenderedPageBreak/>
              <w:t xml:space="preserve">символов, обязательное 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xml:space="preserve">, транспорта, </w:t>
            </w:r>
            <w:r>
              <w:rPr>
                <w:rFonts w:cs="Arial"/>
              </w:rPr>
              <w:lastRenderedPageBreak/>
              <w:t>курьеров.</w:t>
            </w:r>
            <w:r>
              <w:rPr>
                <w:rFonts w:cs="Arial"/>
              </w:rPr>
              <w:br/>
            </w:r>
          </w:p>
          <w:p w14:paraId="1B5A6170" w14:textId="56F158B5" w:rsidR="0001100B" w:rsidRDefault="00E11C0E" w:rsidP="00E11C0E">
            <w:pPr>
              <w:rPr>
                <w:rFonts w:cs="Arial"/>
              </w:rPr>
            </w:pPr>
            <w:r>
              <w:rPr>
                <w:rFonts w:cs="Arial"/>
              </w:rPr>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9"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200" w:name="_Hlk521062820"/>
            <w:bookmarkEnd w:id="199"/>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201" w:name="OLE_LINK419"/>
            <w:r>
              <w:t>Кассир</w:t>
            </w:r>
            <w:r w:rsidRPr="009D5B7E">
              <w:t xml:space="preserve">, </w:t>
            </w:r>
            <w:r w:rsidRPr="00C427A1">
              <w:t>1021</w:t>
            </w:r>
            <w:bookmarkEnd w:id="201"/>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lastRenderedPageBreak/>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lastRenderedPageBreak/>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t>cashier</w:t>
            </w:r>
            <w:r w:rsidRPr="00D24FD0">
              <w:rPr>
                <w:lang w:val="en-US"/>
              </w:rPr>
              <w:t>INN</w:t>
            </w:r>
            <w:proofErr w:type="spellEnd"/>
          </w:p>
        </w:tc>
        <w:tc>
          <w:tcPr>
            <w:tcW w:w="2693" w:type="dxa"/>
          </w:tcPr>
          <w:p w14:paraId="2E1BCC35" w14:textId="77777777" w:rsidR="0001100B" w:rsidRPr="00892177" w:rsidRDefault="0001100B" w:rsidP="00E15B84">
            <w:bookmarkStart w:id="202" w:name="OLE_LINK439"/>
            <w:r>
              <w:t>ИНН кассира</w:t>
            </w:r>
            <w:r w:rsidRPr="009D5B7E">
              <w:t>, 1</w:t>
            </w:r>
            <w:r>
              <w:t>203</w:t>
            </w:r>
            <w:bookmarkEnd w:id="202"/>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03" w:name="OLE_LINK440"/>
            <w:r>
              <w:t>А</w:t>
            </w:r>
            <w:r w:rsidRPr="00C427A1">
              <w:t>дрес электронной почты отправителя чека</w:t>
            </w:r>
            <w:r>
              <w:t xml:space="preserve">, </w:t>
            </w:r>
            <w:r w:rsidRPr="00C427A1">
              <w:t>1117</w:t>
            </w:r>
            <w:bookmarkEnd w:id="203"/>
          </w:p>
        </w:tc>
        <w:tc>
          <w:tcPr>
            <w:tcW w:w="1701" w:type="dxa"/>
          </w:tcPr>
          <w:p w14:paraId="2C048C64" w14:textId="48EEBF03" w:rsidR="0001100B" w:rsidRPr="00013EAB" w:rsidRDefault="00542312" w:rsidP="00E11C0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lastRenderedPageBreak/>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37DB9" w:rsidRPr="008F4F86" w14:paraId="6C479367" w14:textId="7C6FB3AF" w:rsidTr="00C37DB9">
        <w:tc>
          <w:tcPr>
            <w:tcW w:w="4106" w:type="dxa"/>
          </w:tcPr>
          <w:p w14:paraId="4DB10140" w14:textId="1FA6230A" w:rsidR="0001100B" w:rsidRDefault="0001100B" w:rsidP="00E15B84">
            <w:pPr>
              <w:rPr>
                <w:lang w:val="en-US"/>
              </w:rPr>
            </w:pPr>
            <w:bookmarkStart w:id="204" w:name="OLE_LINK387"/>
            <w:bookmarkStart w:id="205" w:name="OLE_LINK469"/>
            <w:proofErr w:type="spellStart"/>
            <w:r>
              <w:rPr>
                <w:lang w:val="en-US"/>
              </w:rPr>
              <w:t>o</w:t>
            </w:r>
            <w:r w:rsidRPr="00627F02">
              <w:rPr>
                <w:lang w:val="en-US"/>
              </w:rPr>
              <w:t>perationalAttribute</w:t>
            </w:r>
            <w:bookmarkEnd w:id="204"/>
            <w:bookmarkEnd w:id="205"/>
            <w:proofErr w:type="spellEnd"/>
          </w:p>
        </w:tc>
        <w:tc>
          <w:tcPr>
            <w:tcW w:w="2693" w:type="dxa"/>
          </w:tcPr>
          <w:p w14:paraId="1A89CBD8" w14:textId="2A3EF865" w:rsidR="0001100B" w:rsidRDefault="0001100B" w:rsidP="00E15B84">
            <w:r w:rsidRPr="00627F02">
              <w:t>Операционный реквизит чека, 1270</w:t>
            </w:r>
          </w:p>
        </w:tc>
        <w:tc>
          <w:tcPr>
            <w:tcW w:w="1701" w:type="dxa"/>
          </w:tcPr>
          <w:p w14:paraId="335DDDE8" w14:textId="7DBA3842" w:rsidR="0001100B" w:rsidRDefault="00E11C0E" w:rsidP="00E11C0E">
            <w:pPr>
              <w:rPr>
                <w:rFonts w:cs="Arial"/>
              </w:rPr>
            </w:pPr>
            <w:r>
              <w:rPr>
                <w:rFonts w:cs="Arial"/>
              </w:rPr>
              <w:t>Структура п.2.1.1.9</w:t>
            </w:r>
          </w:p>
        </w:tc>
        <w:tc>
          <w:tcPr>
            <w:tcW w:w="851" w:type="dxa"/>
          </w:tcPr>
          <w:p w14:paraId="3316EF37" w14:textId="5C466F32" w:rsidR="0001100B" w:rsidRDefault="0001100B" w:rsidP="00E15B84">
            <w:pPr>
              <w:rPr>
                <w:rFonts w:cs="Arial"/>
              </w:rPr>
            </w:pPr>
            <w:r>
              <w:rPr>
                <w:rFonts w:cs="Arial"/>
              </w:rPr>
              <w:t>Нет</w:t>
            </w:r>
          </w:p>
        </w:tc>
        <w:tc>
          <w:tcPr>
            <w:tcW w:w="709" w:type="dxa"/>
          </w:tcPr>
          <w:p w14:paraId="11E3D3F8" w14:textId="3C4245B5" w:rsidR="0001100B" w:rsidRDefault="0001100B" w:rsidP="00E15B84">
            <w:pPr>
              <w:rPr>
                <w:rFonts w:cs="Arial"/>
              </w:rPr>
            </w:pPr>
            <w:r>
              <w:rPr>
                <w:rFonts w:cs="Arial"/>
              </w:rPr>
              <w:t>Да</w:t>
            </w:r>
          </w:p>
        </w:tc>
        <w:tc>
          <w:tcPr>
            <w:tcW w:w="2551" w:type="dxa"/>
          </w:tcPr>
          <w:p w14:paraId="177DD922" w14:textId="77777777" w:rsidR="00E11C0E" w:rsidRDefault="00E11C0E" w:rsidP="00E11C0E">
            <w:pPr>
              <w:rPr>
                <w:rFonts w:cs="Arial"/>
              </w:rPr>
            </w:pPr>
            <w:r>
              <w:rPr>
                <w:rFonts w:cs="Arial"/>
              </w:rPr>
              <w:t>ФФД 1.05 – нет</w:t>
            </w:r>
          </w:p>
          <w:p w14:paraId="644D4B0A" w14:textId="51FFBD99" w:rsidR="0001100B" w:rsidRDefault="00E11C0E" w:rsidP="00E11C0E">
            <w:pPr>
              <w:rPr>
                <w:rFonts w:cs="Arial"/>
              </w:rPr>
            </w:pPr>
            <w:r>
              <w:rPr>
                <w:rFonts w:cs="Arial"/>
              </w:rPr>
              <w:t>ФФД 1.2 - нет</w:t>
            </w:r>
          </w:p>
        </w:tc>
      </w:tr>
      <w:tr w:rsidR="00C37DB9" w:rsidRPr="008F4F86" w14:paraId="2996E466" w14:textId="0444B240" w:rsidTr="00C37DB9">
        <w:tc>
          <w:tcPr>
            <w:tcW w:w="4106" w:type="dxa"/>
          </w:tcPr>
          <w:p w14:paraId="6B740DBE" w14:textId="1D4255CB" w:rsidR="0001100B" w:rsidRDefault="0001100B" w:rsidP="00E15B84">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01100B" w:rsidRDefault="0001100B" w:rsidP="00E15B84">
            <w:r w:rsidRPr="00627F02">
              <w:t>Отраслевой реквизит чека, 1261</w:t>
            </w:r>
          </w:p>
        </w:tc>
        <w:tc>
          <w:tcPr>
            <w:tcW w:w="1701" w:type="dxa"/>
          </w:tcPr>
          <w:p w14:paraId="5B05642B" w14:textId="508E7C1E" w:rsidR="0001100B" w:rsidRDefault="00E11C0E" w:rsidP="00E11C0E">
            <w:pPr>
              <w:rPr>
                <w:rFonts w:cs="Arial"/>
              </w:rPr>
            </w:pPr>
            <w:r>
              <w:rPr>
                <w:rFonts w:cs="Arial"/>
              </w:rPr>
              <w:t>Структура п.2.1.1.10</w:t>
            </w:r>
          </w:p>
        </w:tc>
        <w:tc>
          <w:tcPr>
            <w:tcW w:w="851" w:type="dxa"/>
          </w:tcPr>
          <w:p w14:paraId="78E0A514" w14:textId="5E6673DE" w:rsidR="0001100B" w:rsidRDefault="0001100B" w:rsidP="00E15B84">
            <w:pPr>
              <w:rPr>
                <w:rFonts w:cs="Arial"/>
              </w:rPr>
            </w:pPr>
            <w:r>
              <w:rPr>
                <w:rFonts w:cs="Arial"/>
              </w:rPr>
              <w:t>Нет</w:t>
            </w:r>
          </w:p>
        </w:tc>
        <w:tc>
          <w:tcPr>
            <w:tcW w:w="709" w:type="dxa"/>
          </w:tcPr>
          <w:p w14:paraId="5D29D9D7" w14:textId="64749E02" w:rsidR="0001100B" w:rsidRPr="00627F02" w:rsidRDefault="0001100B" w:rsidP="00E15B84">
            <w:pPr>
              <w:rPr>
                <w:rFonts w:cs="Arial"/>
              </w:rPr>
            </w:pPr>
            <w:r>
              <w:rPr>
                <w:rFonts w:cs="Arial"/>
              </w:rPr>
              <w:t>Да</w:t>
            </w:r>
          </w:p>
        </w:tc>
        <w:tc>
          <w:tcPr>
            <w:tcW w:w="2551" w:type="dxa"/>
          </w:tcPr>
          <w:p w14:paraId="5B198506" w14:textId="77777777" w:rsidR="00E11C0E" w:rsidRDefault="00E11C0E" w:rsidP="00E11C0E">
            <w:pPr>
              <w:rPr>
                <w:rFonts w:cs="Arial"/>
              </w:rPr>
            </w:pPr>
            <w:r>
              <w:rPr>
                <w:rFonts w:cs="Arial"/>
              </w:rPr>
              <w:t>ФФД 1.05 – нет</w:t>
            </w:r>
          </w:p>
          <w:p w14:paraId="5A76FF24" w14:textId="7D112D57" w:rsidR="0001100B" w:rsidRDefault="00E11C0E" w:rsidP="00E11C0E">
            <w:pPr>
              <w:rPr>
                <w:rFonts w:cs="Arial"/>
              </w:rPr>
            </w:pPr>
            <w:r>
              <w:rPr>
                <w:rFonts w:cs="Arial"/>
              </w:rPr>
              <w:t>ФФД 1.2 - нет</w:t>
            </w:r>
          </w:p>
        </w:tc>
      </w:tr>
      <w:bookmarkEnd w:id="118"/>
      <w:bookmarkEnd w:id="200"/>
    </w:tbl>
    <w:p w14:paraId="36E91A71" w14:textId="77777777" w:rsidR="00171765" w:rsidRDefault="00171765" w:rsidP="00171765"/>
    <w:p w14:paraId="27A82756" w14:textId="77777777" w:rsidR="00171765" w:rsidRDefault="00171765" w:rsidP="00171765">
      <w:pPr>
        <w:jc w:val="both"/>
      </w:pPr>
      <w:bookmarkStart w:id="206" w:name="_Hlk47354389"/>
      <w:r w:rsidRPr="00E15B84">
        <w:rPr>
          <w:sz w:val="24"/>
        </w:rPr>
        <w:lastRenderedPageBreak/>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206"/>
    <w:p w14:paraId="78F9D040" w14:textId="77777777" w:rsidR="00171765" w:rsidRDefault="00171765" w:rsidP="00171765"/>
    <w:p w14:paraId="22B7286E" w14:textId="77777777" w:rsidR="00171765" w:rsidRPr="00F37684" w:rsidRDefault="00171765" w:rsidP="00705CE0">
      <w:pPr>
        <w:pStyle w:val="4"/>
      </w:pPr>
      <w:bookmarkStart w:id="207" w:name="_Toc507539853"/>
      <w:bookmarkStart w:id="208" w:name="_Toc27489458"/>
      <w:bookmarkStart w:id="209" w:name="_Toc80026474"/>
      <w:bookmarkStart w:id="210" w:name="OLE_LINK153"/>
      <w:r>
        <w:rPr>
          <w:rFonts w:cs="Arial"/>
        </w:rPr>
        <w:t>2.1.1.2</w:t>
      </w:r>
      <w:r>
        <w:t xml:space="preserve"> П</w:t>
      </w:r>
      <w:r w:rsidRPr="00C427A1">
        <w:t>редмет расчета</w:t>
      </w:r>
      <w:bookmarkEnd w:id="207"/>
      <w:bookmarkEnd w:id="208"/>
      <w:bookmarkEnd w:id="209"/>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11" w:name="OLE_LINK43"/>
            <w:bookmarkStart w:id="212" w:name="OLE_LINK44"/>
            <w:bookmarkStart w:id="213" w:name="OLE_LINK45"/>
            <w:bookmarkStart w:id="214" w:name="OLE_LINK149"/>
            <w:bookmarkStart w:id="215" w:name="OLE_LINK152"/>
            <w:r>
              <w:rPr>
                <w:rFonts w:cs="Arial"/>
                <w:lang w:val="en-US"/>
              </w:rPr>
              <w:t>q</w:t>
            </w:r>
            <w:r w:rsidRPr="002D76D1">
              <w:rPr>
                <w:rFonts w:cs="Arial"/>
                <w:lang w:val="en-US"/>
              </w:rPr>
              <w:t>uantity</w:t>
            </w:r>
            <w:bookmarkEnd w:id="211"/>
            <w:bookmarkEnd w:id="212"/>
            <w:bookmarkEnd w:id="213"/>
          </w:p>
        </w:tc>
        <w:tc>
          <w:tcPr>
            <w:tcW w:w="3054" w:type="dxa"/>
          </w:tcPr>
          <w:p w14:paraId="1CE28B88" w14:textId="77777777" w:rsidR="00E11C0E" w:rsidRPr="002D76D1" w:rsidRDefault="00E11C0E" w:rsidP="00171765">
            <w:pPr>
              <w:rPr>
                <w:rFonts w:cs="Arial"/>
              </w:rPr>
            </w:pPr>
            <w:bookmarkStart w:id="216" w:name="OLE_LINK346"/>
            <w:bookmarkStart w:id="217" w:name="OLE_LINK347"/>
            <w:bookmarkStart w:id="218" w:name="OLE_LINK348"/>
            <w:bookmarkStart w:id="219" w:name="OLE_LINK349"/>
            <w:bookmarkStart w:id="220" w:name="OLE_LINK590"/>
            <w:r>
              <w:t>К</w:t>
            </w:r>
            <w:r w:rsidRPr="00C427A1">
              <w:t>оличество предмета расчета</w:t>
            </w:r>
            <w:r>
              <w:t>, 1023</w:t>
            </w:r>
            <w:bookmarkEnd w:id="216"/>
            <w:bookmarkEnd w:id="217"/>
            <w:bookmarkEnd w:id="218"/>
            <w:bookmarkEnd w:id="219"/>
            <w:bookmarkEnd w:id="220"/>
          </w:p>
        </w:tc>
        <w:tc>
          <w:tcPr>
            <w:tcW w:w="2300" w:type="dxa"/>
          </w:tcPr>
          <w:p w14:paraId="3A0FB381" w14:textId="39DB599E" w:rsidR="00E11C0E" w:rsidRDefault="00E11C0E" w:rsidP="00E11C0E">
            <w:pPr>
              <w:rPr>
                <w:rFonts w:cs="Arial"/>
              </w:rPr>
            </w:pPr>
            <w:bookmarkStart w:id="221" w:name="OLE_LINK126"/>
            <w:bookmarkStart w:id="222" w:name="OLE_LINK127"/>
            <w:bookmarkStart w:id="223" w:name="OLE_LINK128"/>
            <w:r>
              <w:rPr>
                <w:rFonts w:cs="Arial"/>
              </w:rPr>
              <w:t>Десятичное число с точностью до 6 символов после точки</w:t>
            </w:r>
            <w:bookmarkEnd w:id="221"/>
            <w:bookmarkEnd w:id="222"/>
            <w:bookmarkEnd w:id="223"/>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4" w:name="OLE_LINK46"/>
            <w:bookmarkStart w:id="225" w:name="OLE_LINK47"/>
            <w:bookmarkStart w:id="226" w:name="OLE_LINK48"/>
            <w:r>
              <w:rPr>
                <w:rFonts w:cs="Arial"/>
                <w:lang w:val="en-US"/>
              </w:rPr>
              <w:t>price</w:t>
            </w:r>
            <w:bookmarkEnd w:id="224"/>
            <w:bookmarkEnd w:id="225"/>
            <w:bookmarkEnd w:id="226"/>
          </w:p>
        </w:tc>
        <w:tc>
          <w:tcPr>
            <w:tcW w:w="3054" w:type="dxa"/>
          </w:tcPr>
          <w:p w14:paraId="0F15E496" w14:textId="77777777" w:rsidR="00E11C0E" w:rsidRPr="00B2081D" w:rsidRDefault="00E11C0E" w:rsidP="00171765">
            <w:pPr>
              <w:rPr>
                <w:rFonts w:cs="Arial"/>
              </w:rPr>
            </w:pPr>
            <w:bookmarkStart w:id="227" w:name="OLE_LINK350"/>
            <w:bookmarkStart w:id="228" w:name="OLE_LINK351"/>
            <w:bookmarkStart w:id="229"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7"/>
            <w:bookmarkEnd w:id="228"/>
            <w:bookmarkEnd w:id="229"/>
          </w:p>
        </w:tc>
        <w:tc>
          <w:tcPr>
            <w:tcW w:w="2300" w:type="dxa"/>
          </w:tcPr>
          <w:p w14:paraId="55EEFE12" w14:textId="2F09CC34" w:rsidR="00E11C0E" w:rsidRPr="00525F22" w:rsidRDefault="00E11C0E" w:rsidP="00E11C0E">
            <w:pPr>
              <w:rPr>
                <w:rFonts w:cs="Arial"/>
              </w:rPr>
            </w:pPr>
            <w:bookmarkStart w:id="230" w:name="OLE_LINK142"/>
            <w:bookmarkStart w:id="231" w:name="OLE_LINK186"/>
            <w:bookmarkStart w:id="232" w:name="OLE_LINK190"/>
            <w:bookmarkStart w:id="233" w:name="OLE_LINK424"/>
            <w:bookmarkStart w:id="234" w:name="OLE_LINK425"/>
            <w:bookmarkStart w:id="235" w:name="OLE_LINK426"/>
            <w:r>
              <w:rPr>
                <w:rFonts w:cs="Arial"/>
              </w:rPr>
              <w:t>Десятичное число с точностью до 2 символов после точки</w:t>
            </w:r>
            <w:bookmarkEnd w:id="230"/>
            <w:bookmarkEnd w:id="231"/>
            <w:bookmarkEnd w:id="232"/>
            <w:r>
              <w:rPr>
                <w:rFonts w:cs="Arial"/>
              </w:rPr>
              <w:t>*</w:t>
            </w:r>
            <w:bookmarkEnd w:id="233"/>
            <w:bookmarkEnd w:id="234"/>
            <w:bookmarkEnd w:id="235"/>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6" w:name="_Hlk474848305"/>
            <w:bookmarkStart w:id="237"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238" w:name="OLE_LINK15"/>
            <w:bookmarkStart w:id="239" w:name="OLE_LINK16"/>
            <w:bookmarkStart w:id="240" w:name="OLE_LINK353"/>
            <w:bookmarkStart w:id="241"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42" w:name="OLE_LINK3"/>
            <w:bookmarkStart w:id="243" w:name="OLE_LINK14"/>
            <w:r w:rsidRPr="00F667FD">
              <w:t>–</w:t>
            </w:r>
            <w:bookmarkEnd w:id="242"/>
            <w:bookmarkEnd w:id="243"/>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0C00020D" w14:textId="77777777" w:rsidR="00E11C0E" w:rsidRPr="00A16B14" w:rsidRDefault="00E11C0E" w:rsidP="00171765">
            <w:pPr>
              <w:rPr>
                <w:rFonts w:cs="Arial"/>
              </w:rPr>
            </w:pPr>
            <w:r>
              <w:t xml:space="preserve">6 </w:t>
            </w:r>
            <w:bookmarkStart w:id="244" w:name="OLE_LINK61"/>
            <w:bookmarkStart w:id="245" w:name="OLE_LINK62"/>
            <w:bookmarkStart w:id="246" w:name="OLE_LINK63"/>
            <w:r>
              <w:t>–</w:t>
            </w:r>
            <w:bookmarkEnd w:id="244"/>
            <w:bookmarkEnd w:id="245"/>
            <w:bookmarkEnd w:id="246"/>
            <w:r>
              <w:t xml:space="preserve"> НДС не облагается</w:t>
            </w:r>
            <w:bookmarkEnd w:id="238"/>
            <w:bookmarkEnd w:id="239"/>
            <w:bookmarkEnd w:id="240"/>
            <w:bookmarkEnd w:id="241"/>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6"/>
      <w:bookmarkEnd w:id="237"/>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lastRenderedPageBreak/>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lastRenderedPageBreak/>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7"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248" w:name="OLE_LINK355"/>
            <w:bookmarkStart w:id="249" w:name="OLE_LINK356"/>
            <w:bookmarkStart w:id="250" w:name="OLE_LINK357"/>
            <w:r>
              <w:rPr>
                <w:rFonts w:cs="Arial"/>
              </w:rPr>
              <w:t>Н</w:t>
            </w:r>
            <w:r w:rsidRPr="00A31BAA">
              <w:rPr>
                <w:rFonts w:cs="Arial"/>
              </w:rPr>
              <w:t>аименование предмета расчета</w:t>
            </w:r>
            <w:r>
              <w:rPr>
                <w:rFonts w:cs="Arial"/>
              </w:rPr>
              <w:t xml:space="preserve">, </w:t>
            </w:r>
            <w:r w:rsidRPr="00C427A1">
              <w:t>1030</w:t>
            </w:r>
            <w:bookmarkEnd w:id="248"/>
            <w:bookmarkEnd w:id="249"/>
            <w:bookmarkEnd w:id="250"/>
          </w:p>
        </w:tc>
        <w:tc>
          <w:tcPr>
            <w:tcW w:w="2300" w:type="dxa"/>
          </w:tcPr>
          <w:p w14:paraId="38BE0FE3" w14:textId="5CFEB476" w:rsidR="00E11C0E" w:rsidRDefault="00E11C0E" w:rsidP="00E11C0E">
            <w:pPr>
              <w:rPr>
                <w:rFonts w:cs="Arial"/>
              </w:rPr>
            </w:pPr>
            <w:bookmarkStart w:id="251" w:name="OLE_LINK206"/>
            <w:bookmarkStart w:id="252" w:name="OLE_LINK207"/>
            <w:bookmarkStart w:id="253" w:name="OLE_LINK208"/>
            <w:bookmarkStart w:id="254" w:name="OLE_LINK427"/>
            <w:bookmarkStart w:id="255" w:name="OLE_LINK428"/>
            <w:r>
              <w:rPr>
                <w:rFonts w:cs="Arial"/>
              </w:rPr>
              <w:t xml:space="preserve">Строка до </w:t>
            </w:r>
            <w:r w:rsidRPr="0000532B">
              <w:rPr>
                <w:rFonts w:cs="Arial"/>
              </w:rPr>
              <w:t>128</w:t>
            </w:r>
            <w:r>
              <w:rPr>
                <w:rFonts w:cs="Arial"/>
              </w:rPr>
              <w:t xml:space="preserve"> символов</w:t>
            </w:r>
            <w:bookmarkEnd w:id="251"/>
            <w:bookmarkEnd w:id="252"/>
            <w:bookmarkEnd w:id="253"/>
            <w:bookmarkEnd w:id="254"/>
            <w:bookmarkEnd w:id="255"/>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6" w:name="OLE_LINK358"/>
            <w:bookmarkStart w:id="257" w:name="OLE_LINK359"/>
            <w:bookmarkStart w:id="258"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6"/>
            <w:bookmarkEnd w:id="257"/>
            <w:bookmarkEnd w:id="258"/>
          </w:p>
        </w:tc>
        <w:tc>
          <w:tcPr>
            <w:tcW w:w="2300" w:type="dxa"/>
          </w:tcPr>
          <w:p w14:paraId="3CBA5428" w14:textId="37898347" w:rsidR="00E11C0E" w:rsidRPr="00E364AB" w:rsidRDefault="00E11C0E" w:rsidP="00E11C0E">
            <w:pPr>
              <w:rPr>
                <w:rFonts w:cs="Arial"/>
              </w:rPr>
            </w:pPr>
            <w:bookmarkStart w:id="259" w:name="OLE_LINK79"/>
            <w:bookmarkStart w:id="260" w:name="OLE_LINK84"/>
            <w:bookmarkStart w:id="261" w:name="OLE_LINK85"/>
            <w:r>
              <w:rPr>
                <w:rFonts w:cs="Arial"/>
              </w:rPr>
              <w:t>Число от 1 до 7</w:t>
            </w:r>
            <w:bookmarkEnd w:id="259"/>
            <w:bookmarkEnd w:id="260"/>
            <w:bookmarkEnd w:id="261"/>
            <w:r>
              <w:rPr>
                <w:rFonts w:cs="Arial"/>
              </w:rPr>
              <w:t xml:space="preserve"> или </w:t>
            </w:r>
            <w:r>
              <w:rPr>
                <w:rFonts w:cs="Arial"/>
                <w:lang w:val="en-US"/>
              </w:rPr>
              <w:t>null</w:t>
            </w:r>
            <w:r>
              <w:rPr>
                <w:rFonts w:cs="Arial"/>
              </w:rPr>
              <w:t>.</w:t>
            </w:r>
            <w:r w:rsidRPr="00E364AB">
              <w:rPr>
                <w:rFonts w:cs="Arial"/>
              </w:rPr>
              <w:t xml:space="preserve"> </w:t>
            </w:r>
            <w:bookmarkStart w:id="262" w:name="OLE_LINK100"/>
            <w:bookmarkStart w:id="263" w:name="OLE_LINK101"/>
            <w:bookmarkStart w:id="264"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62"/>
            <w:bookmarkEnd w:id="263"/>
            <w:bookmarkEnd w:id="264"/>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5" w:name="OLE_LINK361"/>
            <w:bookmarkStart w:id="266"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5"/>
            <w:bookmarkEnd w:id="266"/>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r>
              <w:t>*</w:t>
            </w:r>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lastRenderedPageBreak/>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7" w:name="OLE_LINK169"/>
            <w:bookmarkStart w:id="268" w:name="OLE_LINK170"/>
            <w:bookmarkStart w:id="269" w:name="OLE_LINK171"/>
            <w:proofErr w:type="spellStart"/>
            <w:r w:rsidRPr="00ED41EC">
              <w:rPr>
                <w:rFonts w:cs="Arial"/>
                <w:lang w:val="en-US"/>
              </w:rPr>
              <w:t>nomenclature</w:t>
            </w:r>
            <w:r>
              <w:rPr>
                <w:rFonts w:cs="Arial"/>
                <w:lang w:val="en-US"/>
              </w:rPr>
              <w:t>Code</w:t>
            </w:r>
            <w:bookmarkEnd w:id="267"/>
            <w:bookmarkEnd w:id="268"/>
            <w:bookmarkEnd w:id="269"/>
            <w:proofErr w:type="spellEnd"/>
          </w:p>
        </w:tc>
        <w:tc>
          <w:tcPr>
            <w:tcW w:w="3054" w:type="dxa"/>
          </w:tcPr>
          <w:p w14:paraId="47B65A57" w14:textId="77777777" w:rsidR="00E11C0E" w:rsidRDefault="00E11C0E" w:rsidP="00171765">
            <w:pPr>
              <w:rPr>
                <w:rFonts w:cs="Arial"/>
              </w:rPr>
            </w:pPr>
            <w:bookmarkStart w:id="270" w:name="OLE_LINK363"/>
            <w:bookmarkStart w:id="271" w:name="OLE_LINK364"/>
            <w:bookmarkStart w:id="272" w:name="OLE_LINK365"/>
            <w:r>
              <w:rPr>
                <w:rFonts w:cs="Arial"/>
              </w:rPr>
              <w:t>Код товарной номенклатуры, 1162</w:t>
            </w:r>
            <w:bookmarkEnd w:id="270"/>
            <w:bookmarkEnd w:id="271"/>
            <w:bookmarkEnd w:id="272"/>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proofErr w:type="spellStart"/>
            <w:r>
              <w:rPr>
                <w:lang w:val="en-US"/>
              </w:rPr>
              <w:t>p</w:t>
            </w:r>
            <w:r w:rsidRPr="003F544B">
              <w:rPr>
                <w:lang w:val="en-US"/>
              </w:rPr>
              <w:t>lannedStatus</w:t>
            </w:r>
            <w:proofErr w:type="spellEnd"/>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3 Штучный товар, подлежащий обязательной 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t>4 Часть товара, подлежащего обязательной маркировке средством идентификации, возвращена,</w:t>
            </w:r>
          </w:p>
          <w:p w14:paraId="54E453A4" w14:textId="7AF1577F" w:rsidR="007E0478" w:rsidRPr="003F544B" w:rsidRDefault="007E0478" w:rsidP="007E0478">
            <w:r w:rsidRPr="001B370A">
              <w:rPr>
                <w:rFonts w:cs="Arial"/>
                <w:bCs/>
              </w:rPr>
              <w:t>255 Статус товара, подлежащего обязательной маркировке средством идентификации, не изменился</w:t>
            </w:r>
          </w:p>
        </w:tc>
        <w:tc>
          <w:tcPr>
            <w:tcW w:w="2300" w:type="dxa"/>
          </w:tcPr>
          <w:p w14:paraId="5669AB0B" w14:textId="17B6940E" w:rsidR="007E0478" w:rsidRDefault="007E0478" w:rsidP="007E0478">
            <w:pPr>
              <w:rPr>
                <w:rFonts w:cs="Arial"/>
              </w:rPr>
            </w:pPr>
            <w:r>
              <w:rPr>
                <w:rFonts w:cs="Arial"/>
              </w:rPr>
              <w:lastRenderedPageBreak/>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273" w:name="OLE_LINK236"/>
            <w:bookmarkStart w:id="274" w:name="OLE_LINK237"/>
            <w:bookmarkStart w:id="275" w:name="OLE_LINK238"/>
            <w:proofErr w:type="spellStart"/>
            <w:r>
              <w:rPr>
                <w:lang w:val="en-US"/>
              </w:rPr>
              <w:t>supplierInfo</w:t>
            </w:r>
            <w:bookmarkEnd w:id="273"/>
            <w:bookmarkEnd w:id="274"/>
            <w:bookmarkEnd w:id="275"/>
            <w:proofErr w:type="spellEnd"/>
          </w:p>
        </w:tc>
        <w:tc>
          <w:tcPr>
            <w:tcW w:w="3054" w:type="dxa"/>
          </w:tcPr>
          <w:p w14:paraId="7E81FD55" w14:textId="77777777" w:rsidR="007E0478" w:rsidRDefault="007E0478" w:rsidP="007E0478">
            <w:pPr>
              <w:overflowPunct w:val="0"/>
              <w:autoSpaceDE w:val="0"/>
              <w:autoSpaceDN w:val="0"/>
              <w:adjustRightInd w:val="0"/>
              <w:textAlignment w:val="baseline"/>
            </w:pPr>
            <w:bookmarkStart w:id="276" w:name="OLE_LINK227"/>
            <w:bookmarkStart w:id="277" w:name="OLE_LINK228"/>
            <w:bookmarkStart w:id="278" w:name="OLE_LINK229"/>
            <w:bookmarkStart w:id="279" w:name="OLE_LINK366"/>
            <w:bookmarkStart w:id="280" w:name="OLE_LINK367"/>
            <w:bookmarkStart w:id="281" w:name="OLE_LINK368"/>
            <w:r>
              <w:t>Данные поставщика</w:t>
            </w:r>
            <w:bookmarkEnd w:id="276"/>
            <w:bookmarkEnd w:id="277"/>
            <w:bookmarkEnd w:id="278"/>
            <w:r>
              <w:t>, 1224</w:t>
            </w:r>
            <w:bookmarkEnd w:id="279"/>
            <w:bookmarkEnd w:id="280"/>
            <w:bookmarkEnd w:id="281"/>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282" w:name="OLE_LINK422"/>
            <w:bookmarkStart w:id="283"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2"/>
            <w:bookmarkEnd w:id="283"/>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284" w:name="OLE_LINK230"/>
            <w:bookmarkStart w:id="285" w:name="OLE_LINK231"/>
            <w:bookmarkStart w:id="286" w:name="OLE_LINK232"/>
            <w:proofErr w:type="spellStart"/>
            <w:r>
              <w:rPr>
                <w:lang w:val="en-US"/>
              </w:rPr>
              <w:t>supplierINN</w:t>
            </w:r>
            <w:bookmarkEnd w:id="284"/>
            <w:bookmarkEnd w:id="285"/>
            <w:bookmarkEnd w:id="286"/>
            <w:proofErr w:type="spellEnd"/>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287" w:name="OLE_LINK233"/>
            <w:bookmarkStart w:id="288" w:name="OLE_LINK234"/>
            <w:bookmarkStart w:id="289" w:name="OLE_LINK235"/>
            <w:bookmarkStart w:id="290" w:name="OLE_LINK369"/>
            <w:bookmarkStart w:id="291" w:name="OLE_LINK370"/>
            <w:bookmarkStart w:id="292" w:name="OLE_LINK371"/>
            <w:r w:rsidRPr="00C427A1">
              <w:t>ИНН поставщика</w:t>
            </w:r>
            <w:bookmarkEnd w:id="287"/>
            <w:bookmarkEnd w:id="288"/>
            <w:bookmarkEnd w:id="289"/>
            <w:r w:rsidRPr="00B114E2">
              <w:t>, 1226</w:t>
            </w:r>
            <w:bookmarkEnd w:id="290"/>
            <w:bookmarkEnd w:id="291"/>
            <w:bookmarkEnd w:id="292"/>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7E0478" w:rsidRDefault="007E0478" w:rsidP="007E0478">
            <w:bookmarkStart w:id="293" w:name="OLE_LINK446"/>
            <w:bookmarkStart w:id="294" w:name="OLE_LINK447"/>
            <w:bookmarkStart w:id="295" w:name="OLE_LINK460"/>
            <w:r>
              <w:t>П</w:t>
            </w:r>
            <w:r w:rsidRPr="00C427A1">
              <w:t>ризнак агента по предмету расчета</w:t>
            </w:r>
            <w:r>
              <w:t>, 1222</w:t>
            </w:r>
            <w:bookmarkEnd w:id="293"/>
            <w:bookmarkEnd w:id="294"/>
            <w:bookmarkEnd w:id="295"/>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lastRenderedPageBreak/>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lastRenderedPageBreak/>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296" w:name="OLE_LINK448"/>
            <w:bookmarkStart w:id="297" w:name="OLE_LINK449"/>
            <w:proofErr w:type="spellStart"/>
            <w:r>
              <w:rPr>
                <w:rFonts w:cs="Arial"/>
                <w:lang w:val="en-US"/>
              </w:rPr>
              <w:t>agentInfo</w:t>
            </w:r>
            <w:bookmarkEnd w:id="296"/>
            <w:bookmarkEnd w:id="297"/>
            <w:proofErr w:type="spellEnd"/>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298" w:name="OLE_LINK454"/>
            <w:bookmarkStart w:id="299" w:name="OLE_LINK455"/>
            <w:bookmarkStart w:id="300" w:name="OLE_LINK461"/>
            <w:r>
              <w:t>Д</w:t>
            </w:r>
            <w:r w:rsidRPr="00C427A1">
              <w:t>анные агента</w:t>
            </w:r>
            <w:r>
              <w:t xml:space="preserve">, </w:t>
            </w:r>
            <w:r w:rsidRPr="00C427A1">
              <w:t>1223</w:t>
            </w:r>
            <w:bookmarkEnd w:id="298"/>
            <w:bookmarkEnd w:id="299"/>
            <w:bookmarkEnd w:id="300"/>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301" w:name="OLE_LINK450"/>
            <w:bookmarkStart w:id="302" w:name="OLE_LINK451"/>
            <w:bookmarkStart w:id="303" w:name="OLE_LINK462"/>
            <w:proofErr w:type="spellStart"/>
            <w:r>
              <w:rPr>
                <w:rFonts w:cs="Arial"/>
                <w:lang w:val="en-US"/>
              </w:rPr>
              <w:t>unitOfMeasurement</w:t>
            </w:r>
            <w:bookmarkEnd w:id="301"/>
            <w:bookmarkEnd w:id="302"/>
            <w:bookmarkEnd w:id="303"/>
            <w:proofErr w:type="spellEnd"/>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304" w:name="OLE_LINK456"/>
            <w:bookmarkStart w:id="305" w:name="OLE_LINK457"/>
            <w:bookmarkStart w:id="306" w:name="OLE_LINK463"/>
            <w:r>
              <w:t>Е</w:t>
            </w:r>
            <w:r w:rsidRPr="00C427A1">
              <w:t>диница измерения предмета расчета</w:t>
            </w:r>
            <w:r w:rsidRPr="000B0080">
              <w:t xml:space="preserve">, </w:t>
            </w:r>
            <w:r w:rsidRPr="00C427A1">
              <w:t>1197</w:t>
            </w:r>
            <w:bookmarkEnd w:id="304"/>
            <w:bookmarkEnd w:id="305"/>
            <w:bookmarkEnd w:id="306"/>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307" w:name="OLE_LINK434"/>
            <w:bookmarkStart w:id="308" w:name="OLE_LINK435"/>
            <w:bookmarkStart w:id="309"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7"/>
            <w:bookmarkEnd w:id="308"/>
            <w:bookmarkEnd w:id="309"/>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proofErr w:type="spellStart"/>
            <w:r>
              <w:rPr>
                <w:rFonts w:cs="Arial"/>
                <w:lang w:val="en-US"/>
              </w:rPr>
              <w:t>q</w:t>
            </w:r>
            <w:r w:rsidRPr="00F879F2">
              <w:rPr>
                <w:rFonts w:cs="Arial"/>
                <w:lang w:val="en-US"/>
              </w:rPr>
              <w:t>uantityMeasurementUnit</w:t>
            </w:r>
            <w:proofErr w:type="spellEnd"/>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54BC7F07" w:rsidR="007E0478" w:rsidRDefault="007E0478" w:rsidP="007E0478">
            <w:pPr>
              <w:overflowPunct w:val="0"/>
              <w:autoSpaceDE w:val="0"/>
              <w:autoSpaceDN w:val="0"/>
              <w:adjustRightInd w:val="0"/>
              <w:textAlignment w:val="baseline"/>
              <w:rPr>
                <w:rFonts w:cs="Arial"/>
              </w:rPr>
            </w:pPr>
            <w:r>
              <w:rPr>
                <w:rFonts w:cs="Arial"/>
              </w:rPr>
              <w:t>Число от 0 до 255</w:t>
            </w:r>
            <w:ins w:id="310" w:author="Шило Николай" w:date="2023-12-12T19:37:00Z">
              <w:r w:rsidR="00F90331">
                <w:rPr>
                  <w:rFonts w:cs="Arial"/>
                </w:rPr>
                <w:t>.</w:t>
              </w:r>
            </w:ins>
            <w:del w:id="311" w:author="Шило Николай" w:date="2023-12-12T19:37:00Z">
              <w:r w:rsidDel="00F90331">
                <w:rPr>
                  <w:rFonts w:cs="Arial"/>
                </w:rPr>
                <w:delText xml:space="preserve">, если не указан – 0. </w:delText>
              </w:r>
            </w:del>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312" w:name="OLE_LINK452"/>
            <w:bookmarkStart w:id="313" w:name="OLE_LINK453"/>
            <w:bookmarkStart w:id="314" w:name="OLE_LINK464"/>
            <w:proofErr w:type="spellStart"/>
            <w:r>
              <w:rPr>
                <w:rFonts w:cs="Arial"/>
                <w:lang w:val="en-US"/>
              </w:rPr>
              <w:t>additionalAttribute</w:t>
            </w:r>
            <w:bookmarkEnd w:id="312"/>
            <w:bookmarkEnd w:id="313"/>
            <w:bookmarkEnd w:id="314"/>
            <w:proofErr w:type="spellEnd"/>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315" w:name="OLE_LINK458"/>
            <w:bookmarkStart w:id="316" w:name="OLE_LINK459"/>
            <w:bookmarkStart w:id="317" w:name="OLE_LINK465"/>
            <w:r>
              <w:t>Д</w:t>
            </w:r>
            <w:r w:rsidRPr="00C427A1">
              <w:t>ополнительный реквизит предмета расчета</w:t>
            </w:r>
            <w:r w:rsidRPr="00B114E2">
              <w:t>, 1191</w:t>
            </w:r>
            <w:bookmarkEnd w:id="315"/>
            <w:bookmarkEnd w:id="316"/>
            <w:bookmarkEnd w:id="317"/>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318" w:name="OLE_LINK418"/>
            <w:bookmarkStart w:id="319" w:name="OLE_LINK420"/>
            <w:bookmarkStart w:id="320" w:name="OLE_LINK421"/>
            <w:r>
              <w:rPr>
                <w:rFonts w:cs="Arial"/>
              </w:rPr>
              <w:t>Строка от 1 до 64 символов</w:t>
            </w:r>
            <w:bookmarkEnd w:id="318"/>
            <w:bookmarkEnd w:id="319"/>
            <w:bookmarkEnd w:id="320"/>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321" w:name="OLE_LINK519"/>
            <w:proofErr w:type="spellStart"/>
            <w:r>
              <w:rPr>
                <w:rFonts w:cs="Arial"/>
                <w:lang w:val="en-US"/>
              </w:rPr>
              <w:t>unitTaxSum</w:t>
            </w:r>
            <w:bookmarkEnd w:id="321"/>
            <w:proofErr w:type="spellEnd"/>
          </w:p>
        </w:tc>
        <w:tc>
          <w:tcPr>
            <w:tcW w:w="3054" w:type="dxa"/>
          </w:tcPr>
          <w:p w14:paraId="70C4BFA0" w14:textId="6528D6AF" w:rsidR="007E0478" w:rsidRDefault="007E0478" w:rsidP="007E0478">
            <w:pPr>
              <w:overflowPunct w:val="0"/>
              <w:autoSpaceDE w:val="0"/>
              <w:autoSpaceDN w:val="0"/>
              <w:adjustRightInd w:val="0"/>
              <w:textAlignment w:val="baseline"/>
            </w:pPr>
            <w:bookmarkStart w:id="322" w:name="OLE_LINK520"/>
            <w:bookmarkStart w:id="323" w:name="OLE_LINK521"/>
            <w:r>
              <w:t>Размер НДС за единицу предмета расчета, 1198</w:t>
            </w:r>
            <w:bookmarkEnd w:id="322"/>
            <w:bookmarkEnd w:id="323"/>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324" w:name="OLE_LINK588"/>
            <w:bookmarkStart w:id="325" w:name="OLE_LINK589"/>
            <w:r>
              <w:t>Дробное количество маркированного товара, 1291</w:t>
            </w:r>
            <w:bookmarkEnd w:id="324"/>
            <w:bookmarkEnd w:id="325"/>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7E0478" w:rsidRDefault="007E0478" w:rsidP="007E0478">
            <w:pPr>
              <w:overflowPunct w:val="0"/>
              <w:autoSpaceDE w:val="0"/>
              <w:autoSpaceDN w:val="0"/>
              <w:adjustRightInd w:val="0"/>
              <w:textAlignment w:val="baseline"/>
            </w:pPr>
            <w:bookmarkStart w:id="326" w:name="OLE_LINK472"/>
            <w:r>
              <w:t>Отраслевой реквизит предмета расчета, 1260</w:t>
            </w:r>
            <w:bookmarkEnd w:id="326"/>
          </w:p>
        </w:tc>
        <w:tc>
          <w:tcPr>
            <w:tcW w:w="2300" w:type="dxa"/>
          </w:tcPr>
          <w:p w14:paraId="27835241" w14:textId="75C1856C" w:rsidR="007E0478" w:rsidRDefault="007E0478"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327" w:name="OLE_LINK584"/>
            <w:r>
              <w:rPr>
                <w:lang w:val="en-US"/>
              </w:rPr>
              <w:lastRenderedPageBreak/>
              <w:t>barcodes</w:t>
            </w:r>
            <w:bookmarkEnd w:id="327"/>
          </w:p>
        </w:tc>
        <w:tc>
          <w:tcPr>
            <w:tcW w:w="3054" w:type="dxa"/>
          </w:tcPr>
          <w:p w14:paraId="6171610B" w14:textId="1F412CBF" w:rsidR="007E0478" w:rsidRDefault="007E0478" w:rsidP="007E0478">
            <w:pPr>
              <w:overflowPunct w:val="0"/>
              <w:autoSpaceDE w:val="0"/>
              <w:autoSpaceDN w:val="0"/>
              <w:adjustRightInd w:val="0"/>
              <w:textAlignment w:val="baseline"/>
            </w:pPr>
            <w:bookmarkStart w:id="328" w:name="OLE_LINK585"/>
            <w:bookmarkStart w:id="329" w:name="OLE_LINK586"/>
            <w:r>
              <w:t>Штрих-коды предмета расчета</w:t>
            </w:r>
            <w:bookmarkEnd w:id="328"/>
            <w:bookmarkEnd w:id="329"/>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rFonts w:cs="Arial"/>
              </w:rPr>
            </w:pPr>
            <w:r>
              <w:rPr>
                <w:rFonts w:cs="Arial"/>
              </w:rPr>
              <w:t>ФФД 1.05 – нет</w:t>
            </w:r>
          </w:p>
          <w:p w14:paraId="26D15D24" w14:textId="64652E66" w:rsidR="007E0478" w:rsidRDefault="007E0478" w:rsidP="007E0478">
            <w:pPr>
              <w:overflowPunct w:val="0"/>
              <w:autoSpaceDE w:val="0"/>
              <w:autoSpaceDN w:val="0"/>
              <w:adjustRightInd w:val="0"/>
              <w:textAlignment w:val="baseline"/>
              <w:rPr>
                <w:rFonts w:cs="Arial"/>
              </w:rPr>
            </w:pPr>
            <w:r>
              <w:rPr>
                <w:rFonts w:cs="Arial"/>
              </w:rPr>
              <w:t>ФФД 1.2 - нет</w:t>
            </w:r>
          </w:p>
        </w:tc>
      </w:tr>
    </w:tbl>
    <w:p w14:paraId="5038805A" w14:textId="120AD487" w:rsidR="00171765" w:rsidRDefault="00171765" w:rsidP="00171765">
      <w:bookmarkStart w:id="330" w:name="OLE_LINK131"/>
      <w:bookmarkEnd w:id="210"/>
      <w:bookmarkEnd w:id="214"/>
      <w:bookmarkEnd w:id="215"/>
      <w:bookmarkEnd w:id="247"/>
    </w:p>
    <w:p w14:paraId="22A0D0EB" w14:textId="77777777" w:rsidR="00171765" w:rsidRDefault="00171765" w:rsidP="00171765">
      <w:pPr>
        <w:pStyle w:val="ConsPlusNormal"/>
        <w:spacing w:before="240"/>
        <w:ind w:firstLine="540"/>
        <w:jc w:val="both"/>
      </w:pPr>
      <w:r>
        <w:t xml:space="preserve">Примечание: </w:t>
      </w:r>
    </w:p>
    <w:p w14:paraId="0E7B8125" w14:textId="3AB8E6BE"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w:t>
      </w:r>
      <w:r w:rsidR="005546B5">
        <w:t xml:space="preserve"> </w:t>
      </w:r>
      <w:r>
        <w:t>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6A5A3D2F" w14:textId="5F3AC256" w:rsidR="00942435" w:rsidRDefault="00942435" w:rsidP="00B114E2">
      <w:pPr>
        <w:pStyle w:val="ConsPlusNormal"/>
        <w:spacing w:before="240"/>
        <w:ind w:firstLine="540"/>
        <w:rPr>
          <w:rFonts w:cs="Arial"/>
        </w:rPr>
      </w:pPr>
      <w:r>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lastRenderedPageBreak/>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lastRenderedPageBreak/>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доход в виде использованных не по целевому назначению имущества (в том числе денежных </w:t>
            </w:r>
            <w:r w:rsidRPr="00A11B0A">
              <w:lastRenderedPageBreak/>
              <w:t>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lastRenderedPageBreak/>
              <w:t xml:space="preserve">доход в виде использованных не по целевому назначению </w:t>
            </w:r>
            <w:r w:rsidRPr="00A11B0A">
              <w:lastRenderedPageBreak/>
              <w:t>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lastRenderedPageBreak/>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lastRenderedPageBreak/>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lastRenderedPageBreak/>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lastRenderedPageBreak/>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w:t>
            </w:r>
            <w:r w:rsidRPr="00A11B0A">
              <w:lastRenderedPageBreak/>
              <w:t>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31" w:name="_Toc507539854"/>
      <w:bookmarkStart w:id="332" w:name="_Toc27489459"/>
      <w:bookmarkStart w:id="333" w:name="_Toc80026475"/>
      <w:r>
        <w:rPr>
          <w:rFonts w:cs="Arial"/>
        </w:rPr>
        <w:t>2.1.1.3</w:t>
      </w:r>
      <w:r>
        <w:t xml:space="preserve"> Параметры закрытия чека</w:t>
      </w:r>
      <w:bookmarkEnd w:id="331"/>
      <w:bookmarkEnd w:id="332"/>
      <w:bookmarkEnd w:id="333"/>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4" w:name="OLE_LINK336"/>
            <w:bookmarkStart w:id="335" w:name="OLE_LINK337"/>
            <w:bookmarkStart w:id="336" w:name="OLE_LINK338"/>
            <w:r>
              <w:rPr>
                <w:rFonts w:cs="Arial"/>
              </w:rPr>
              <w:t>Оплаты</w:t>
            </w:r>
            <w:bookmarkEnd w:id="334"/>
            <w:bookmarkEnd w:id="335"/>
            <w:bookmarkEnd w:id="336"/>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337" w:name="OLE_LINK334"/>
            <w:bookmarkStart w:id="338"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7"/>
            <w:bookmarkEnd w:id="338"/>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30"/>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28"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9" w:name="_Toc507539855"/>
      <w:bookmarkStart w:id="340" w:name="_Toc27489460"/>
      <w:bookmarkStart w:id="341" w:name="_Toc80026476"/>
      <w:r>
        <w:rPr>
          <w:rFonts w:cs="Arial"/>
        </w:rPr>
        <w:t>2.1.1.</w:t>
      </w:r>
      <w:r>
        <w:rPr>
          <w:rFonts w:cs="Arial"/>
          <w:lang w:val="en-US"/>
        </w:rPr>
        <w:t>4</w:t>
      </w:r>
      <w:r>
        <w:t xml:space="preserve"> Оплата</w:t>
      </w:r>
      <w:bookmarkEnd w:id="339"/>
      <w:bookmarkEnd w:id="340"/>
      <w:bookmarkEnd w:id="341"/>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42" w:name="OLE_LINK339"/>
            <w:bookmarkStart w:id="343"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lastRenderedPageBreak/>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42"/>
            <w:bookmarkEnd w:id="343"/>
          </w:p>
        </w:tc>
        <w:tc>
          <w:tcPr>
            <w:tcW w:w="3320" w:type="dxa"/>
          </w:tcPr>
          <w:p w14:paraId="0853185F" w14:textId="3B4A3196" w:rsidR="005546B5" w:rsidRDefault="005546B5" w:rsidP="005546B5">
            <w:pPr>
              <w:rPr>
                <w:rFonts w:cs="Arial"/>
              </w:rPr>
            </w:pPr>
            <w:r>
              <w:rPr>
                <w:rFonts w:cs="Arial"/>
              </w:rPr>
              <w:lastRenderedPageBreak/>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lastRenderedPageBreak/>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lastRenderedPageBreak/>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344" w:name="OLE_LINK341"/>
            <w:bookmarkStart w:id="345" w:name="OLE_LINK342"/>
            <w:bookmarkStart w:id="346" w:name="OLE_LINK343"/>
            <w:r>
              <w:rPr>
                <w:rFonts w:cs="Arial"/>
              </w:rPr>
              <w:t>Сумма оплаты</w:t>
            </w:r>
            <w:bookmarkEnd w:id="344"/>
            <w:bookmarkEnd w:id="345"/>
            <w:bookmarkEnd w:id="346"/>
          </w:p>
        </w:tc>
        <w:tc>
          <w:tcPr>
            <w:tcW w:w="3320" w:type="dxa"/>
          </w:tcPr>
          <w:p w14:paraId="621643E9" w14:textId="77777777" w:rsidR="005546B5" w:rsidRPr="00525F22" w:rsidRDefault="005546B5" w:rsidP="00171765">
            <w:pPr>
              <w:rPr>
                <w:rFonts w:cs="Arial"/>
              </w:rPr>
            </w:pPr>
            <w:bookmarkStart w:id="347" w:name="OLE_LINK285"/>
            <w:bookmarkStart w:id="348" w:name="OLE_LINK286"/>
            <w:r>
              <w:rPr>
                <w:rFonts w:cs="Arial"/>
              </w:rPr>
              <w:t>Десятичное число с точностью до 2 символов после точки</w:t>
            </w:r>
            <w:bookmarkEnd w:id="347"/>
            <w:bookmarkEnd w:id="348"/>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9" w:name="OLE_LINK49"/>
      <w:bookmarkStart w:id="350" w:name="OLE_LINK50"/>
      <w:bookmarkStart w:id="351" w:name="OLE_LINK51"/>
      <w:bookmarkStart w:id="352" w:name="OLE_LINK52"/>
      <w:bookmarkStart w:id="353" w:name="OLE_LINK173"/>
      <w:bookmarkStart w:id="354" w:name="OLE_LINK174"/>
      <w:bookmarkStart w:id="355" w:name="OLE_LINK175"/>
      <w:r>
        <w:t xml:space="preserve">99 999 999.99 </w:t>
      </w:r>
      <w:bookmarkEnd w:id="349"/>
      <w:bookmarkEnd w:id="350"/>
      <w:r>
        <w:t>рублей</w:t>
      </w:r>
      <w:bookmarkEnd w:id="351"/>
      <w:bookmarkEnd w:id="352"/>
      <w:bookmarkEnd w:id="353"/>
      <w:bookmarkEnd w:id="354"/>
      <w:bookmarkEnd w:id="355"/>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6" w:name="OLE_LINK195"/>
      <w:bookmarkStart w:id="357" w:name="OLE_LINK196"/>
      <w:bookmarkStart w:id="358" w:name="OLE_LINK197"/>
      <w:bookmarkStart w:id="359" w:name="OLE_LINK198"/>
      <w:bookmarkStart w:id="360" w:name="OLE_LINK199"/>
      <w:r w:rsidRPr="00F33DE0">
        <w:t>281</w:t>
      </w:r>
      <w:r>
        <w:t> </w:t>
      </w:r>
      <w:r w:rsidRPr="00F33DE0">
        <w:t>474</w:t>
      </w:r>
      <w:r>
        <w:t> </w:t>
      </w:r>
      <w:r w:rsidRPr="00F33DE0">
        <w:t>976.710</w:t>
      </w:r>
      <w:r>
        <w:t> </w:t>
      </w:r>
      <w:r w:rsidRPr="00F33DE0">
        <w:t>655</w:t>
      </w:r>
      <w:bookmarkEnd w:id="356"/>
      <w:bookmarkEnd w:id="357"/>
      <w:bookmarkEnd w:id="358"/>
      <w:bookmarkEnd w:id="359"/>
      <w:bookmarkEnd w:id="360"/>
      <w:r>
        <w:t>.</w:t>
      </w:r>
    </w:p>
    <w:p w14:paraId="7AA4AAE3" w14:textId="77777777" w:rsidR="00171765" w:rsidRPr="00D74AB1" w:rsidRDefault="00171765" w:rsidP="00171765">
      <w:bookmarkStart w:id="361" w:name="OLE_LINK215"/>
      <w:bookmarkStart w:id="362" w:name="OLE_LINK216"/>
    </w:p>
    <w:p w14:paraId="1A3CD0CA" w14:textId="77777777" w:rsidR="00171765" w:rsidRPr="007B0FC3" w:rsidRDefault="00171765" w:rsidP="00705CE0">
      <w:pPr>
        <w:pStyle w:val="4"/>
      </w:pPr>
      <w:bookmarkStart w:id="363" w:name="_Toc507539856"/>
      <w:bookmarkStart w:id="364" w:name="_Toc27489461"/>
      <w:bookmarkStart w:id="365" w:name="_Toc80026477"/>
      <w:r>
        <w:rPr>
          <w:rFonts w:cs="Arial"/>
        </w:rPr>
        <w:t>2.1.1.</w:t>
      </w:r>
      <w:r>
        <w:rPr>
          <w:rFonts w:cs="Arial"/>
          <w:lang w:val="en-US"/>
        </w:rPr>
        <w:t>5</w:t>
      </w:r>
      <w:r>
        <w:t xml:space="preserve"> Дополнительный реквизит пользователя</w:t>
      </w:r>
      <w:bookmarkEnd w:id="363"/>
      <w:bookmarkEnd w:id="364"/>
      <w:bookmarkEnd w:id="365"/>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6" w:name="OLE_LINK302"/>
            <w:bookmarkStart w:id="367" w:name="OLE_LINK303"/>
            <w:r>
              <w:t>Н</w:t>
            </w:r>
            <w:r w:rsidRPr="00C427A1">
              <w:t>аименование дополнительного реквизита пользователя</w:t>
            </w:r>
            <w:r>
              <w:t>, 1085</w:t>
            </w:r>
            <w:bookmarkEnd w:id="366"/>
            <w:bookmarkEnd w:id="367"/>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8" w:name="OLE_LINK304"/>
            <w:bookmarkStart w:id="369" w:name="OLE_LINK305"/>
            <w:r>
              <w:t>З</w:t>
            </w:r>
            <w:r w:rsidRPr="00C427A1">
              <w:t>начение дополнительного реквизита пользователя</w:t>
            </w:r>
            <w:r>
              <w:t>, 1086</w:t>
            </w:r>
            <w:bookmarkEnd w:id="368"/>
            <w:bookmarkEnd w:id="369"/>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61"/>
      <w:bookmarkEnd w:id="362"/>
    </w:tbl>
    <w:p w14:paraId="4E1CF551" w14:textId="77777777" w:rsidR="00171765" w:rsidRPr="003C11F4" w:rsidRDefault="00171765" w:rsidP="00171765"/>
    <w:p w14:paraId="47FC08AE" w14:textId="77777777" w:rsidR="00171765" w:rsidRPr="007B0FC3" w:rsidRDefault="00171765" w:rsidP="00705CE0">
      <w:pPr>
        <w:pStyle w:val="4"/>
      </w:pPr>
      <w:bookmarkStart w:id="370" w:name="_Toc507539857"/>
      <w:bookmarkStart w:id="371" w:name="_Toc27489462"/>
      <w:bookmarkStart w:id="372" w:name="_Toc80026478"/>
      <w:bookmarkStart w:id="373" w:name="OLE_LINK437"/>
      <w:bookmarkStart w:id="374" w:name="OLE_LINK438"/>
      <w:r>
        <w:rPr>
          <w:rFonts w:cs="Arial"/>
        </w:rPr>
        <w:t>2.1.1.6</w:t>
      </w:r>
      <w:r>
        <w:t xml:space="preserve"> Данные поставщика</w:t>
      </w:r>
      <w:bookmarkEnd w:id="370"/>
      <w:bookmarkEnd w:id="371"/>
      <w:bookmarkEnd w:id="372"/>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5" w:name="OLE_LINK239"/>
            <w:bookmarkStart w:id="376" w:name="OLE_LINK240"/>
            <w:bookmarkStart w:id="377" w:name="OLE_LINK244"/>
            <w:bookmarkStart w:id="378" w:name="OLE_LINK245"/>
            <w:r>
              <w:rPr>
                <w:lang w:val="en-US"/>
              </w:rPr>
              <w:t>p</w:t>
            </w:r>
            <w:proofErr w:type="spellStart"/>
            <w:r w:rsidRPr="00EA41AF">
              <w:t>honeNumbers</w:t>
            </w:r>
            <w:bookmarkEnd w:id="375"/>
            <w:bookmarkEnd w:id="376"/>
            <w:bookmarkEnd w:id="377"/>
            <w:bookmarkEnd w:id="378"/>
            <w:proofErr w:type="spellEnd"/>
          </w:p>
        </w:tc>
        <w:tc>
          <w:tcPr>
            <w:tcW w:w="4825" w:type="dxa"/>
          </w:tcPr>
          <w:p w14:paraId="4E5EE311" w14:textId="77777777" w:rsidR="005546B5" w:rsidRDefault="005546B5" w:rsidP="00171765">
            <w:bookmarkStart w:id="379" w:name="OLE_LINK246"/>
            <w:bookmarkStart w:id="380" w:name="OLE_LINK247"/>
            <w:bookmarkStart w:id="381" w:name="OLE_LINK248"/>
            <w:bookmarkStart w:id="382" w:name="OLE_LINK372"/>
            <w:bookmarkStart w:id="383" w:name="OLE_LINK373"/>
            <w:bookmarkStart w:id="384" w:name="OLE_LINK374"/>
            <w:r>
              <w:t>Т</w:t>
            </w:r>
            <w:r w:rsidRPr="004E1AAD">
              <w:t>елефон поставщика</w:t>
            </w:r>
            <w:bookmarkEnd w:id="379"/>
            <w:bookmarkEnd w:id="380"/>
            <w:bookmarkEnd w:id="381"/>
            <w:r>
              <w:t xml:space="preserve">, </w:t>
            </w:r>
            <w:r w:rsidRPr="004E1AAD">
              <w:t>1171</w:t>
            </w:r>
            <w:bookmarkEnd w:id="382"/>
            <w:bookmarkEnd w:id="383"/>
            <w:bookmarkEnd w:id="384"/>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5" w:name="OLE_LINK241"/>
            <w:bookmarkStart w:id="386" w:name="OLE_LINK242"/>
            <w:bookmarkStart w:id="387" w:name="OLE_LINK243"/>
            <w:r>
              <w:rPr>
                <w:lang w:val="en-US"/>
              </w:rPr>
              <w:t>name</w:t>
            </w:r>
            <w:bookmarkEnd w:id="385"/>
            <w:bookmarkEnd w:id="386"/>
            <w:bookmarkEnd w:id="387"/>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8" w:name="OLE_LINK249"/>
            <w:bookmarkStart w:id="389" w:name="OLE_LINK250"/>
            <w:bookmarkStart w:id="390" w:name="OLE_LINK251"/>
            <w:bookmarkStart w:id="391" w:name="OLE_LINK375"/>
            <w:bookmarkStart w:id="392" w:name="OLE_LINK376"/>
            <w:bookmarkStart w:id="393" w:name="OLE_LINK377"/>
            <w:r>
              <w:t>Н</w:t>
            </w:r>
            <w:r w:rsidRPr="00C427A1">
              <w:t>аименование поставщика</w:t>
            </w:r>
            <w:bookmarkEnd w:id="388"/>
            <w:bookmarkEnd w:id="389"/>
            <w:bookmarkEnd w:id="390"/>
            <w:r>
              <w:t>, 1225</w:t>
            </w:r>
            <w:bookmarkEnd w:id="391"/>
            <w:bookmarkEnd w:id="392"/>
            <w:bookmarkEnd w:id="393"/>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Например, если передано 2 телефона поставщика длиной 12 и 14 символов, то максимальная длина </w:t>
            </w:r>
            <w:r>
              <w:rPr>
                <w:rFonts w:cs="Arial"/>
              </w:rPr>
              <w:lastRenderedPageBreak/>
              <w:t>наименования поставщика будет 239 – (12 + 4) – (14 + 4)  = 205 символов</w:t>
            </w:r>
          </w:p>
        </w:tc>
        <w:tc>
          <w:tcPr>
            <w:tcW w:w="3130" w:type="dxa"/>
          </w:tcPr>
          <w:p w14:paraId="2A2CDE16" w14:textId="77777777" w:rsidR="005546B5" w:rsidRDefault="005546B5" w:rsidP="005546B5">
            <w:pPr>
              <w:rPr>
                <w:rFonts w:cs="Arial"/>
              </w:rPr>
            </w:pPr>
            <w:r>
              <w:rPr>
                <w:rFonts w:cs="Arial"/>
              </w:rPr>
              <w:lastRenderedPageBreak/>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4" w:name="_Toc27489463"/>
      <w:bookmarkStart w:id="395" w:name="_Toc80026479"/>
      <w:r>
        <w:rPr>
          <w:rFonts w:cs="Arial"/>
        </w:rPr>
        <w:t>2.1.1.7</w:t>
      </w:r>
      <w:r>
        <w:t xml:space="preserve"> Данные агента</w:t>
      </w:r>
      <w:bookmarkEnd w:id="394"/>
      <w:bookmarkEnd w:id="395"/>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6" w:name="OLE_LINK443"/>
            <w:bookmarkStart w:id="397" w:name="OLE_LINK444"/>
            <w:r w:rsidRPr="008B35C0">
              <w:rPr>
                <w:rFonts w:cs="Arial"/>
              </w:rPr>
              <w:t>}</w:t>
            </w:r>
            <w:bookmarkEnd w:id="396"/>
            <w:bookmarkEnd w:id="397"/>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73"/>
      <w:bookmarkEnd w:id="374"/>
    </w:tbl>
    <w:p w14:paraId="3CED89E8" w14:textId="5C6BB65C" w:rsidR="00171765" w:rsidRDefault="00171765" w:rsidP="00171765"/>
    <w:p w14:paraId="3AA52201" w14:textId="4980C09E" w:rsidR="005E0D92" w:rsidRPr="003272D0" w:rsidRDefault="005E0D92" w:rsidP="005E0D92">
      <w:pPr>
        <w:pStyle w:val="4"/>
        <w:rPr>
          <w:lang w:val="en-US"/>
        </w:rPr>
      </w:pPr>
      <w:bookmarkStart w:id="398"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8"/>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9" w:name="OLE_LINK559"/>
            <w:bookmarkStart w:id="400" w:name="OLE_LINK560"/>
            <w:r>
              <w:rPr>
                <w:rFonts w:cs="Arial"/>
              </w:rPr>
              <w:t>239</w:t>
            </w:r>
            <w:bookmarkEnd w:id="399"/>
            <w:bookmarkEnd w:id="400"/>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401" w:name="OLE_LINK561"/>
            <w:r w:rsidRPr="00F71EA8">
              <w:rPr>
                <w:rFonts w:cs="Arial"/>
              </w:rPr>
              <w:t>ДД.ММ.ГГГГ</w:t>
            </w:r>
            <w:bookmarkEnd w:id="401"/>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lastRenderedPageBreak/>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lastRenderedPageBreak/>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02"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402"/>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3" w:name="_Toc80026482"/>
      <w:r>
        <w:rPr>
          <w:rFonts w:cs="Arial"/>
        </w:rPr>
        <w:t>2.1.1.</w:t>
      </w:r>
      <w:r>
        <w:rPr>
          <w:rFonts w:cs="Arial"/>
          <w:lang w:val="en-US"/>
        </w:rPr>
        <w:t>10</w:t>
      </w:r>
      <w:r>
        <w:t xml:space="preserve"> </w:t>
      </w:r>
      <w:r w:rsidRPr="00627F02">
        <w:t>Отраслевой реквизит чека, 1261</w:t>
      </w:r>
      <w:bookmarkEnd w:id="403"/>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4" w:name="_Toc80026483"/>
      <w:r>
        <w:rPr>
          <w:rFonts w:cs="Arial"/>
        </w:rPr>
        <w:t>2.1.1.</w:t>
      </w:r>
      <w:r>
        <w:rPr>
          <w:rFonts w:cs="Arial"/>
          <w:lang w:val="en-US"/>
        </w:rPr>
        <w:t>11</w:t>
      </w:r>
      <w:r>
        <w:t xml:space="preserve"> </w:t>
      </w:r>
      <w:bookmarkStart w:id="405" w:name="OLE_LINK473"/>
      <w:r w:rsidR="007D4134">
        <w:t xml:space="preserve">Штрих-коды </w:t>
      </w:r>
      <w:r w:rsidR="004A4E09">
        <w:t>предмета расчета</w:t>
      </w:r>
      <w:bookmarkEnd w:id="404"/>
      <w:bookmarkEnd w:id="405"/>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6" w:name="OLE_LINK539"/>
            <w:bookmarkStart w:id="407" w:name="OLE_LINK540"/>
            <w:r>
              <w:rPr>
                <w:lang w:val="en-US"/>
              </w:rPr>
              <w:t>ean8</w:t>
            </w:r>
            <w:bookmarkEnd w:id="406"/>
            <w:bookmarkEnd w:id="407"/>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8" w:name="OLE_LINK536"/>
            <w:bookmarkStart w:id="409" w:name="OLE_LINK538"/>
            <w:r w:rsidRPr="00A81B2D">
              <w:t>КТ EAN-8</w:t>
            </w:r>
            <w:r w:rsidRPr="00640C9A">
              <w:t xml:space="preserve">, </w:t>
            </w:r>
            <w:r>
              <w:rPr>
                <w:lang w:val="en-US"/>
              </w:rPr>
              <w:t>1301</w:t>
            </w:r>
            <w:bookmarkEnd w:id="408"/>
            <w:bookmarkEnd w:id="409"/>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10" w:name="OLE_LINK474"/>
            <w:bookmarkStart w:id="411" w:name="OLE_LINK562"/>
            <w:r>
              <w:rPr>
                <w:lang w:val="en-US"/>
              </w:rPr>
              <w:t>ean13</w:t>
            </w:r>
            <w:bookmarkEnd w:id="410"/>
            <w:bookmarkEnd w:id="411"/>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lastRenderedPageBreak/>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12" w:name="OLE_LINK563"/>
            <w:r>
              <w:rPr>
                <w:lang w:val="en-US"/>
              </w:rPr>
              <w:lastRenderedPageBreak/>
              <w:t>itf14</w:t>
            </w:r>
            <w:bookmarkEnd w:id="412"/>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13" w:name="OLE_LINK564"/>
            <w:bookmarkStart w:id="414" w:name="OLE_LINK565"/>
            <w:r w:rsidRPr="00A81B2D">
              <w:t>КТ ITF-14</w:t>
            </w:r>
            <w:r w:rsidRPr="00640C9A">
              <w:t xml:space="preserve">, </w:t>
            </w:r>
            <w:r>
              <w:rPr>
                <w:lang w:val="en-US"/>
              </w:rPr>
              <w:t>1303</w:t>
            </w:r>
            <w:bookmarkEnd w:id="413"/>
            <w:bookmarkEnd w:id="414"/>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5" w:name="OLE_LINK566"/>
            <w:bookmarkStart w:id="416" w:name="OLE_LINK567"/>
            <w:bookmarkStart w:id="417" w:name="OLE_LINK591"/>
            <w:bookmarkStart w:id="418" w:name="OLE_LINK592"/>
            <w:r>
              <w:rPr>
                <w:lang w:val="en-US"/>
              </w:rPr>
              <w:t>gs1</w:t>
            </w:r>
            <w:bookmarkEnd w:id="415"/>
            <w:bookmarkEnd w:id="416"/>
            <w:bookmarkEnd w:id="417"/>
            <w:bookmarkEnd w:id="418"/>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9" w:name="OLE_LINK568"/>
            <w:bookmarkStart w:id="420" w:name="OLE_LINK569"/>
            <w:r w:rsidRPr="00A81B2D">
              <w:t>КТ GS1.0</w:t>
            </w:r>
            <w:r>
              <w:rPr>
                <w:lang w:val="en-US"/>
              </w:rPr>
              <w:t>, 1304</w:t>
            </w:r>
            <w:bookmarkEnd w:id="419"/>
            <w:bookmarkEnd w:id="420"/>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21" w:name="OLE_LINK570"/>
            <w:r>
              <w:rPr>
                <w:lang w:val="en-US"/>
              </w:rPr>
              <w:t>mi</w:t>
            </w:r>
            <w:bookmarkEnd w:id="421"/>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22" w:name="OLE_LINK571"/>
            <w:bookmarkStart w:id="423" w:name="OLE_LINK572"/>
            <w:r w:rsidRPr="00A81B2D">
              <w:t>КТ МИ</w:t>
            </w:r>
            <w:r>
              <w:t>, 1307</w:t>
            </w:r>
            <w:bookmarkEnd w:id="422"/>
            <w:bookmarkEnd w:id="423"/>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4" w:name="OLE_LINK573"/>
            <w:r>
              <w:rPr>
                <w:lang w:val="en-US"/>
              </w:rPr>
              <w:t>egais20</w:t>
            </w:r>
            <w:bookmarkEnd w:id="424"/>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5" w:name="OLE_LINK574"/>
            <w:bookmarkStart w:id="426" w:name="OLE_LINK575"/>
            <w:r w:rsidRPr="00A81B2D">
              <w:t>КТ ЕГАИС-2.0</w:t>
            </w:r>
            <w:r>
              <w:t>, 1308</w:t>
            </w:r>
            <w:bookmarkEnd w:id="425"/>
            <w:bookmarkEnd w:id="426"/>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7" w:name="OLE_LINK576"/>
            <w:bookmarkStart w:id="428" w:name="OLE_LINK577"/>
            <w:r>
              <w:rPr>
                <w:lang w:val="en-US"/>
              </w:rPr>
              <w:t>egais30</w:t>
            </w:r>
            <w:bookmarkEnd w:id="427"/>
            <w:bookmarkEnd w:id="428"/>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9" w:name="OLE_LINK578"/>
            <w:bookmarkStart w:id="430" w:name="OLE_LINK579"/>
            <w:r w:rsidRPr="00A81B2D">
              <w:t>КТ ЕГАИС-3.0</w:t>
            </w:r>
            <w:r>
              <w:t>, 1309</w:t>
            </w:r>
            <w:bookmarkEnd w:id="429"/>
            <w:bookmarkEnd w:id="430"/>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31" w:name="OLE_LINK582"/>
            <w:bookmarkStart w:id="432" w:name="OLE_LINK583"/>
            <w:r>
              <w:rPr>
                <w:lang w:val="en-US"/>
              </w:rPr>
              <w:t>f1</w:t>
            </w:r>
            <w:bookmarkEnd w:id="431"/>
            <w:bookmarkEnd w:id="432"/>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33" w:name="OLE_LINK580"/>
            <w:bookmarkStart w:id="434" w:name="OLE_LINK581"/>
            <w:r w:rsidRPr="00A81B2D">
              <w:t>КТ Ф.1</w:t>
            </w:r>
            <w:r>
              <w:rPr>
                <w:lang w:val="en-US"/>
              </w:rPr>
              <w:t>, 1320</w:t>
            </w:r>
            <w:bookmarkEnd w:id="433"/>
            <w:bookmarkEnd w:id="434"/>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5" w:name="_Toc80026484"/>
      <w:r>
        <w:rPr>
          <w:rFonts w:cs="Arial"/>
        </w:rPr>
        <w:t>2.1.1.</w:t>
      </w:r>
      <w:r>
        <w:rPr>
          <w:rFonts w:cs="Arial"/>
          <w:lang w:val="en-US"/>
        </w:rPr>
        <w:t>12</w:t>
      </w:r>
      <w:r>
        <w:t xml:space="preserve"> Дробное количество маркированного товара, 1291</w:t>
      </w:r>
      <w:bookmarkEnd w:id="435"/>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6"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7" w:name="OLE_LINK119"/>
      <w:bookmarkStart w:id="438" w:name="OLE_LINK120"/>
      <w:bookmarkStart w:id="439" w:name="OLE_LINK129"/>
      <w:r>
        <w:t xml:space="preserve"> валидации, либо подпись не прошла проверку, тело ответа п.2.1.2</w:t>
      </w:r>
      <w:bookmarkEnd w:id="437"/>
      <w:bookmarkEnd w:id="438"/>
      <w:bookmarkEnd w:id="439"/>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40" w:name="OLE_LINK271"/>
      <w:r w:rsidRPr="00203D30">
        <w:t>Пример</w:t>
      </w:r>
      <w:r w:rsidRPr="00EC6744">
        <w:rPr>
          <w:lang w:val="en-US"/>
        </w:rPr>
        <w:t xml:space="preserve"> </w:t>
      </w:r>
      <w:r w:rsidRPr="00203D30">
        <w:t>запроса</w:t>
      </w:r>
      <w:r w:rsidRPr="00EC6744">
        <w:rPr>
          <w:lang w:val="en-US"/>
        </w:rPr>
        <w:t>:</w:t>
      </w:r>
    </w:p>
    <w:bookmarkEnd w:id="440"/>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41" w:name="OLE_LINK53"/>
      <w:bookmarkStart w:id="442" w:name="OLE_LINK54"/>
      <w:r w:rsidRPr="00EC6744">
        <w:rPr>
          <w:rFonts w:ascii="Consolas" w:hAnsi="Consolas" w:cs="Consolas"/>
          <w:color w:val="8ACCCF"/>
          <w:sz w:val="18"/>
          <w:szCs w:val="18"/>
          <w:lang w:val="en-US"/>
        </w:rPr>
        <w:t>"</w:t>
      </w:r>
      <w:bookmarkStart w:id="443" w:name="OLE_LINK68"/>
      <w:bookmarkStart w:id="444" w:name="OLE_LINK69"/>
      <w:bookmarkStart w:id="445" w:name="OLE_LINK77"/>
      <w:proofErr w:type="spellStart"/>
      <w:r w:rsidRPr="00DE4E08">
        <w:rPr>
          <w:rFonts w:ascii="Consolas" w:hAnsi="Consolas" w:cs="Consolas"/>
          <w:color w:val="8ACCCF"/>
          <w:sz w:val="18"/>
          <w:szCs w:val="18"/>
          <w:lang w:val="en-US"/>
        </w:rPr>
        <w:t>paymentMethodType</w:t>
      </w:r>
      <w:bookmarkEnd w:id="443"/>
      <w:bookmarkEnd w:id="444"/>
      <w:bookmarkEnd w:id="445"/>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6" w:name="OLE_LINK78"/>
      <w:proofErr w:type="spellStart"/>
      <w:r w:rsidRPr="00DE4E08">
        <w:rPr>
          <w:rFonts w:ascii="Consolas" w:hAnsi="Consolas" w:cs="Consolas"/>
          <w:color w:val="8ACCCF"/>
          <w:sz w:val="18"/>
          <w:szCs w:val="18"/>
          <w:lang w:val="en-US"/>
        </w:rPr>
        <w:t>paymentSubjectType</w:t>
      </w:r>
      <w:bookmarkEnd w:id="446"/>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41"/>
      <w:bookmarkEnd w:id="442"/>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A7AC6"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A7AC6">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7E047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7E0478">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7E0478">
        <w:rPr>
          <w:rFonts w:ascii="Consolas" w:eastAsia="Times New Roman" w:hAnsi="Consolas" w:cs="Consolas"/>
          <w:color w:val="8ACCCF"/>
          <w:sz w:val="18"/>
          <w:szCs w:val="18"/>
          <w:lang w:val="en-US"/>
        </w:rPr>
        <w:t>"</w:t>
      </w:r>
      <w:r w:rsidRPr="007E0478">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7E0478">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7E0478">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7E0478">
        <w:rPr>
          <w:rFonts w:ascii="Consolas" w:eastAsia="Times New Roman" w:hAnsi="Consolas" w:cs="Consolas"/>
          <w:color w:val="DFAF8F"/>
          <w:sz w:val="18"/>
          <w:szCs w:val="18"/>
          <w:lang w:val="en-US"/>
        </w:rPr>
        <w:t>"</w:t>
      </w:r>
      <w:r w:rsidRPr="007E0478">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542312"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542312">
        <w:rPr>
          <w:rFonts w:ascii="Consolas" w:eastAsia="Times New Roman" w:hAnsi="Consolas" w:cs="Consolas"/>
          <w:color w:val="8ACCCF"/>
          <w:sz w:val="18"/>
          <w:szCs w:val="18"/>
          <w:lang w:val="en-US"/>
        </w:rPr>
        <w:t>"</w:t>
      </w:r>
      <w:proofErr w:type="spellStart"/>
      <w:r w:rsidRPr="00D460A0">
        <w:rPr>
          <w:rFonts w:ascii="Consolas" w:eastAsia="Times New Roman" w:hAnsi="Consolas" w:cs="Consolas"/>
          <w:color w:val="8ACCCF"/>
          <w:sz w:val="18"/>
          <w:szCs w:val="18"/>
          <w:lang w:val="en-US"/>
        </w:rPr>
        <w:t>additionalUserAttribute</w:t>
      </w:r>
      <w:proofErr w:type="spellEnd"/>
      <w:r w:rsidRPr="00542312">
        <w:rPr>
          <w:rFonts w:ascii="Consolas" w:eastAsia="Times New Roman" w:hAnsi="Consolas" w:cs="Consolas"/>
          <w:color w:val="8ACCCF"/>
          <w:sz w:val="18"/>
          <w:szCs w:val="18"/>
          <w:lang w:val="en-US"/>
        </w:rPr>
        <w:t>"</w:t>
      </w:r>
      <w:r w:rsidRPr="00542312">
        <w:rPr>
          <w:rFonts w:ascii="Consolas" w:eastAsia="Times New Roman" w:hAnsi="Consolas" w:cs="Consolas"/>
          <w:color w:val="DFDFBF"/>
          <w:sz w:val="18"/>
          <w:szCs w:val="18"/>
          <w:lang w:val="en-US"/>
        </w:rPr>
        <w:t>:</w:t>
      </w:r>
      <w:r w:rsidRPr="00D460A0">
        <w:rPr>
          <w:rFonts w:ascii="Consolas" w:eastAsia="Times New Roman" w:hAnsi="Consolas" w:cs="Consolas"/>
          <w:color w:val="DFDFBF"/>
          <w:sz w:val="18"/>
          <w:szCs w:val="18"/>
          <w:lang w:val="en-US"/>
        </w:rPr>
        <w:t> </w:t>
      </w:r>
      <w:r w:rsidRPr="00542312">
        <w:rPr>
          <w:rFonts w:ascii="Consolas" w:eastAsia="Times New Roman" w:hAnsi="Consolas" w:cs="Consolas"/>
          <w:color w:val="DFDFBF"/>
          <w:sz w:val="18"/>
          <w:szCs w:val="18"/>
          <w:lang w:val="en-US"/>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proofErr w:type="gramStart"/>
      <w:r>
        <w:t>Пример 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2A8318F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7" w:name="_Toc507539858"/>
      <w:bookmarkStart w:id="448" w:name="_Toc27489464"/>
      <w:bookmarkStart w:id="449" w:name="_Toc63432911"/>
      <w:bookmarkStart w:id="450" w:name="_Toc80026485"/>
      <w:r>
        <w:t>2.1.</w:t>
      </w:r>
      <w:r w:rsidRPr="005560E2">
        <w:t>2</w:t>
      </w:r>
      <w:r>
        <w:t xml:space="preserve"> Тело ответа с ошибками обработки запроса</w:t>
      </w:r>
      <w:bookmarkEnd w:id="447"/>
      <w:bookmarkEnd w:id="448"/>
      <w:bookmarkEnd w:id="449"/>
      <w:bookmarkEnd w:id="450"/>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6"/>
    </w:tbl>
    <w:p w14:paraId="02CE8C90" w14:textId="5E6E2676" w:rsidR="00171765" w:rsidRDefault="00171765" w:rsidP="00171765">
      <w:pPr>
        <w:rPr>
          <w:lang w:val="en-US"/>
        </w:rPr>
      </w:pPr>
    </w:p>
    <w:p w14:paraId="01C04081" w14:textId="77777777" w:rsidR="00171765" w:rsidRDefault="00171765" w:rsidP="00171765">
      <w:bookmarkStart w:id="451" w:name="OLE_LINK164"/>
      <w:bookmarkStart w:id="452"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51"/>
    <w:bookmarkEnd w:id="452"/>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3" w:name="OLE_LINK280"/>
      <w:bookmarkStart w:id="454" w:name="OLE_LINK281"/>
      <w:bookmarkStart w:id="455" w:name="_Toc507539859"/>
      <w:bookmarkStart w:id="456" w:name="_Toc27489465"/>
      <w:bookmarkStart w:id="457" w:name="_Toc63432912"/>
      <w:bookmarkStart w:id="458" w:name="_Toc80026486"/>
      <w:bookmarkStart w:id="459" w:name="OLE_LINK98"/>
      <w:bookmarkStart w:id="460" w:name="OLE_LINK99"/>
      <w:bookmarkStart w:id="461" w:name="OLE_LINK255"/>
      <w:bookmarkStart w:id="462" w:name="OLE_LINK256"/>
      <w:bookmarkStart w:id="463" w:name="OLE_LINK278"/>
      <w:bookmarkStart w:id="464" w:name="OLE_LINK279"/>
      <w:r w:rsidRPr="00CE43A2">
        <w:lastRenderedPageBreak/>
        <w:t xml:space="preserve">2.2 </w:t>
      </w:r>
      <w:bookmarkEnd w:id="453"/>
      <w:bookmarkEnd w:id="454"/>
      <w:r>
        <w:t>Состояние</w:t>
      </w:r>
      <w:r w:rsidRPr="00CE43A2">
        <w:t xml:space="preserve"> </w:t>
      </w:r>
      <w:r>
        <w:t>чека</w:t>
      </w:r>
      <w:bookmarkEnd w:id="455"/>
      <w:bookmarkEnd w:id="456"/>
      <w:bookmarkEnd w:id="457"/>
      <w:bookmarkEnd w:id="458"/>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5" w:name="OLE_LINK57"/>
      <w:bookmarkStart w:id="466" w:name="OLE_LINK58"/>
      <w:r>
        <w:rPr>
          <w:rFonts w:cs="Arial"/>
          <w:b/>
          <w:lang w:val="en-US"/>
        </w:rPr>
        <w:t>{inn}</w:t>
      </w:r>
      <w:bookmarkEnd w:id="465"/>
      <w:bookmarkEnd w:id="466"/>
      <w:r>
        <w:rPr>
          <w:rFonts w:cs="Arial"/>
          <w:b/>
          <w:lang w:val="en-US"/>
        </w:rPr>
        <w:t>/status</w:t>
      </w:r>
      <w:bookmarkStart w:id="467" w:name="OLE_LINK55"/>
      <w:bookmarkStart w:id="468" w:name="OLE_LINK56"/>
      <w:r>
        <w:rPr>
          <w:rFonts w:cs="Arial"/>
          <w:b/>
          <w:lang w:val="en-US"/>
        </w:rPr>
        <w:t>/{</w:t>
      </w:r>
      <w:bookmarkEnd w:id="467"/>
      <w:bookmarkEnd w:id="468"/>
      <w:proofErr w:type="spellStart"/>
      <w:r>
        <w:rPr>
          <w:rFonts w:cs="Arial"/>
          <w:b/>
          <w:lang w:val="en-US"/>
        </w:rPr>
        <w:t>document_id</w:t>
      </w:r>
      <w:proofErr w:type="spellEnd"/>
      <w:r>
        <w:rPr>
          <w:rFonts w:cs="Arial"/>
          <w:b/>
          <w:lang w:val="en-US"/>
        </w:rPr>
        <w:t>}</w:t>
      </w:r>
    </w:p>
    <w:bookmarkEnd w:id="459"/>
    <w:bookmarkEnd w:id="460"/>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61"/>
    <w:bookmarkEnd w:id="462"/>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9" w:name="_Toc507539860"/>
      <w:bookmarkStart w:id="470" w:name="_Toc27489466"/>
      <w:bookmarkStart w:id="471" w:name="_Toc63432913"/>
      <w:bookmarkStart w:id="472" w:name="_Toc80026487"/>
      <w:r>
        <w:rPr>
          <w:lang w:val="en-US"/>
        </w:rPr>
        <w:t xml:space="preserve">2.2.1 </w:t>
      </w:r>
      <w:r>
        <w:t>Тело ответа</w:t>
      </w:r>
      <w:bookmarkEnd w:id="469"/>
      <w:bookmarkEnd w:id="470"/>
      <w:bookmarkEnd w:id="471"/>
      <w:bookmarkEnd w:id="472"/>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3" w:name="OLE_LINK267"/>
            <w:bookmarkStart w:id="474" w:name="OLE_LINK268"/>
            <w:r>
              <w:rPr>
                <w:rFonts w:cs="Arial"/>
              </w:rPr>
              <w:t>до 256 символов</w:t>
            </w:r>
            <w:bookmarkEnd w:id="473"/>
            <w:bookmarkEnd w:id="474"/>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5" w:name="OLE_LINK17"/>
            <w:bookmarkStart w:id="476" w:name="OLE_LINK18"/>
            <w:bookmarkStart w:id="477" w:name="OLE_LINK19"/>
            <w:bookmarkStart w:id="478" w:name="OLE_LINK20"/>
            <w:bookmarkStart w:id="479" w:name="OLE_LINK21"/>
            <w:proofErr w:type="spellStart"/>
            <w:r>
              <w:rPr>
                <w:rFonts w:cs="Arial"/>
                <w:lang w:val="en-US"/>
              </w:rPr>
              <w:lastRenderedPageBreak/>
              <w:t>ofd</w:t>
            </w:r>
            <w:r w:rsidR="00171765">
              <w:rPr>
                <w:rFonts w:cs="Arial"/>
                <w:lang w:val="en-US"/>
              </w:rPr>
              <w:t>I</w:t>
            </w:r>
            <w:bookmarkEnd w:id="475"/>
            <w:bookmarkEnd w:id="476"/>
            <w:r w:rsidR="00171765">
              <w:rPr>
                <w:rFonts w:cs="Arial"/>
                <w:lang w:val="en-US"/>
              </w:rPr>
              <w:t>NN</w:t>
            </w:r>
            <w:bookmarkEnd w:id="477"/>
            <w:bookmarkEnd w:id="478"/>
            <w:bookmarkEnd w:id="479"/>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80" w:name="OLE_LINK22"/>
            <w:bookmarkStart w:id="481" w:name="OLE_LINK23"/>
            <w:bookmarkStart w:id="482" w:name="OLE_LINK24"/>
            <w:proofErr w:type="spellStart"/>
            <w:r>
              <w:rPr>
                <w:rFonts w:cs="Arial"/>
                <w:lang w:val="en-US"/>
              </w:rPr>
              <w:t>fnsWebsite</w:t>
            </w:r>
            <w:bookmarkEnd w:id="480"/>
            <w:bookmarkEnd w:id="481"/>
            <w:bookmarkEnd w:id="482"/>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3" w:name="OLE_LINK25"/>
            <w:bookmarkStart w:id="484" w:name="OLE_LINK26"/>
            <w:bookmarkStart w:id="485" w:name="OLE_LINK27"/>
            <w:proofErr w:type="spellStart"/>
            <w:r>
              <w:rPr>
                <w:rFonts w:cs="Arial"/>
                <w:lang w:val="en-US"/>
              </w:rPr>
              <w:t>companyINN</w:t>
            </w:r>
            <w:bookmarkEnd w:id="483"/>
            <w:bookmarkEnd w:id="484"/>
            <w:bookmarkEnd w:id="485"/>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6" w:name="OLE_LINK1"/>
            <w:bookmarkStart w:id="487" w:name="OLE_LINK2"/>
            <w:r>
              <w:rPr>
                <w:rFonts w:cs="Arial"/>
              </w:rPr>
              <w:t>Строка до 256 символов</w:t>
            </w:r>
            <w:bookmarkEnd w:id="486"/>
            <w:bookmarkEnd w:id="487"/>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8" w:name="OLE_LINK269"/>
            <w:bookmarkStart w:id="489" w:name="OLE_LINK270"/>
            <w:proofErr w:type="spellStart"/>
            <w:r>
              <w:rPr>
                <w:rFonts w:cs="Arial"/>
                <w:lang w:val="en-US"/>
              </w:rPr>
              <w:t>processedAt</w:t>
            </w:r>
            <w:bookmarkEnd w:id="488"/>
            <w:bookmarkEnd w:id="489"/>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90" w:name="OLE_LINK133"/>
            <w:bookmarkStart w:id="491" w:name="OLE_LINK134"/>
            <w:bookmarkStart w:id="492" w:name="OLE_LINK135"/>
            <w:r>
              <w:rPr>
                <w:rFonts w:cs="Arial"/>
              </w:rPr>
              <w:t>Десятичное число с точностью до 2 символов после точки</w:t>
            </w:r>
            <w:bookmarkEnd w:id="490"/>
            <w:bookmarkEnd w:id="491"/>
            <w:bookmarkEnd w:id="492"/>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93" w:name="OLE_LINK287"/>
      <w:bookmarkStart w:id="494" w:name="OLE_LINK288"/>
      <w:r w:rsidRPr="00817738">
        <w:t>Пример</w:t>
      </w:r>
      <w:r w:rsidRPr="00CF1D55">
        <w:rPr>
          <w:lang w:val="en-US"/>
        </w:rPr>
        <w:t xml:space="preserve"> </w:t>
      </w:r>
      <w:r>
        <w:t>ответа</w:t>
      </w:r>
      <w:r w:rsidRPr="00CF1D55">
        <w:rPr>
          <w:lang w:val="en-US"/>
        </w:rPr>
        <w:t>:</w:t>
      </w:r>
    </w:p>
    <w:bookmarkEnd w:id="493"/>
    <w:bookmarkEnd w:id="494"/>
    <w:p w14:paraId="0C9DCB9F" w14:textId="77777777" w:rsidR="00171765" w:rsidRPr="00CF1D55" w:rsidRDefault="00171765" w:rsidP="00171765">
      <w:pPr>
        <w:rPr>
          <w:rFonts w:cs="Arial"/>
          <w:lang w:val="en-US"/>
        </w:rPr>
      </w:pPr>
    </w:p>
    <w:bookmarkEnd w:id="463"/>
    <w:bookmarkEnd w:id="464"/>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5"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5"/>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A7AC6"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3E8FFA34" w14:textId="77777777" w:rsidR="00171765" w:rsidRPr="00EA7AC6" w:rsidRDefault="00171765" w:rsidP="00171765">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347E82CB" w14:textId="2EE57C3E" w:rsidR="00171765" w:rsidRPr="00EA7AC6" w:rsidRDefault="00171765" w:rsidP="00FF029B"/>
    <w:p w14:paraId="4065F498" w14:textId="31B31754" w:rsidR="0007049E" w:rsidRPr="00E00BBE" w:rsidRDefault="0007049E" w:rsidP="0007049E">
      <w:pPr>
        <w:pStyle w:val="3"/>
        <w:rPr>
          <w:rFonts w:ascii="Verdana" w:hAnsi="Verdana" w:cs="Arial"/>
        </w:rPr>
      </w:pPr>
      <w:bookmarkStart w:id="496" w:name="_Toc80026488"/>
      <w:r>
        <w:t>2.2.</w:t>
      </w:r>
      <w:r w:rsidR="006768A7">
        <w:t>2</w:t>
      </w:r>
      <w:r>
        <w:t xml:space="preserve"> Тело ответа с ошибками обработки КМ</w:t>
      </w:r>
      <w:bookmarkEnd w:id="496"/>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7" w:name="_Toc80026489"/>
      <w:r>
        <w:lastRenderedPageBreak/>
        <w:t>2.2.</w:t>
      </w:r>
      <w:r w:rsidR="006768A7">
        <w:t>2</w:t>
      </w:r>
      <w:r w:rsidRPr="00CE6B60">
        <w:t>.1</w:t>
      </w:r>
      <w:r>
        <w:t xml:space="preserve"> </w:t>
      </w:r>
      <w:bookmarkStart w:id="498" w:name="OLE_LINK541"/>
      <w:bookmarkStart w:id="499" w:name="OLE_LINK542"/>
      <w:r>
        <w:t>Ошибка обработки предмета расчета содержащего КМ</w:t>
      </w:r>
      <w:bookmarkEnd w:id="497"/>
      <w:bookmarkEnd w:id="498"/>
      <w:bookmarkEnd w:id="499"/>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500" w:name="OLE_LINK543"/>
            <w:bookmarkStart w:id="501" w:name="OLE_LINK544"/>
            <w:r>
              <w:rPr>
                <w:rFonts w:cs="Arial"/>
                <w:lang w:val="en-US"/>
              </w:rPr>
              <w:t>position</w:t>
            </w:r>
            <w:bookmarkEnd w:id="500"/>
            <w:bookmarkEnd w:id="501"/>
          </w:p>
        </w:tc>
        <w:tc>
          <w:tcPr>
            <w:tcW w:w="5150" w:type="dxa"/>
          </w:tcPr>
          <w:p w14:paraId="13424BB6" w14:textId="77777777" w:rsidR="0007049E" w:rsidRDefault="0007049E" w:rsidP="0084541F">
            <w:pPr>
              <w:rPr>
                <w:rFonts w:cs="Arial"/>
              </w:rPr>
            </w:pPr>
            <w:bookmarkStart w:id="502" w:name="OLE_LINK548"/>
            <w:bookmarkStart w:id="503" w:name="OLE_LINK549"/>
            <w:r>
              <w:rPr>
                <w:rFonts w:cs="Arial"/>
              </w:rPr>
              <w:t>Номер позиции, начиная с 0</w:t>
            </w:r>
            <w:bookmarkEnd w:id="502"/>
            <w:bookmarkEnd w:id="503"/>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4" w:name="OLE_LINK545"/>
            <w:bookmarkStart w:id="505" w:name="OLE_LINK546"/>
            <w:proofErr w:type="spellStart"/>
            <w:r>
              <w:rPr>
                <w:rFonts w:cs="Arial"/>
                <w:lang w:val="en-US"/>
              </w:rPr>
              <w:t>itemCode</w:t>
            </w:r>
            <w:bookmarkEnd w:id="504"/>
            <w:bookmarkEnd w:id="505"/>
            <w:proofErr w:type="spellEnd"/>
          </w:p>
        </w:tc>
        <w:tc>
          <w:tcPr>
            <w:tcW w:w="5150" w:type="dxa"/>
          </w:tcPr>
          <w:p w14:paraId="557A3827" w14:textId="77777777" w:rsidR="0007049E" w:rsidRPr="00B613ED" w:rsidRDefault="0007049E" w:rsidP="0084541F">
            <w:bookmarkStart w:id="506" w:name="OLE_LINK550"/>
            <w:bookmarkStart w:id="507" w:name="OLE_LINK551"/>
            <w:bookmarkStart w:id="508" w:name="OLE_LINK552"/>
            <w:r w:rsidRPr="003F544B">
              <w:t>Код маркировки, 2000</w:t>
            </w:r>
            <w:bookmarkEnd w:id="506"/>
            <w:bookmarkEnd w:id="507"/>
            <w:bookmarkEnd w:id="508"/>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9" w:name="OLE_LINK547"/>
            <w:proofErr w:type="spellStart"/>
            <w:r>
              <w:rPr>
                <w:rFonts w:cs="Arial"/>
                <w:lang w:val="en-US"/>
              </w:rPr>
              <w:t>checkResult</w:t>
            </w:r>
            <w:bookmarkEnd w:id="509"/>
            <w:proofErr w:type="spellEnd"/>
          </w:p>
        </w:tc>
        <w:tc>
          <w:tcPr>
            <w:tcW w:w="5150" w:type="dxa"/>
          </w:tcPr>
          <w:p w14:paraId="7E919875" w14:textId="77777777" w:rsidR="0007049E" w:rsidRPr="003F544B" w:rsidRDefault="0007049E" w:rsidP="0084541F">
            <w:bookmarkStart w:id="510" w:name="OLE_LINK553"/>
            <w:bookmarkStart w:id="511" w:name="OLE_LINK554"/>
            <w:r>
              <w:rPr>
                <w:rFonts w:cs="Arial"/>
              </w:rPr>
              <w:t>Р</w:t>
            </w:r>
            <w:r w:rsidRPr="006B5B06">
              <w:rPr>
                <w:rFonts w:cs="Arial"/>
              </w:rPr>
              <w:t>езультат проверки</w:t>
            </w:r>
            <w:bookmarkEnd w:id="510"/>
            <w:bookmarkEnd w:id="511"/>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12" w:name="_Toc80026490"/>
      <w:r w:rsidRPr="007C163B">
        <w:t>2.</w:t>
      </w:r>
      <w:r>
        <w:t>2</w:t>
      </w:r>
      <w:r w:rsidRPr="007C163B">
        <w:t>.</w:t>
      </w:r>
      <w:r w:rsidR="006768A7">
        <w:t>2</w:t>
      </w:r>
      <w:r>
        <w:t>.2</w:t>
      </w:r>
      <w:r w:rsidRPr="007C163B">
        <w:t xml:space="preserve"> </w:t>
      </w:r>
      <w:bookmarkStart w:id="513" w:name="OLE_LINK477"/>
      <w:bookmarkStart w:id="514" w:name="OLE_LINK478"/>
      <w:r>
        <w:t>Результат проверки КМ</w:t>
      </w:r>
      <w:bookmarkEnd w:id="512"/>
      <w:bookmarkEnd w:id="513"/>
      <w:bookmarkEnd w:id="514"/>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5" w:name="OLE_LINK479"/>
            <w:bookmarkStart w:id="516" w:name="OLE_LINK480"/>
            <w:proofErr w:type="spellStart"/>
            <w:r>
              <w:rPr>
                <w:rFonts w:cs="Arial"/>
                <w:lang w:val="en-US"/>
              </w:rPr>
              <w:t>fsCheckStatus</w:t>
            </w:r>
            <w:bookmarkEnd w:id="515"/>
            <w:bookmarkEnd w:id="516"/>
            <w:proofErr w:type="spellEnd"/>
          </w:p>
        </w:tc>
        <w:tc>
          <w:tcPr>
            <w:tcW w:w="4839" w:type="dxa"/>
          </w:tcPr>
          <w:p w14:paraId="1862B1E8" w14:textId="77777777" w:rsidR="0007049E" w:rsidRPr="00B72AEC" w:rsidRDefault="0007049E" w:rsidP="0084541F">
            <w:pPr>
              <w:rPr>
                <w:rFonts w:cs="Arial"/>
              </w:rPr>
            </w:pPr>
            <w:bookmarkStart w:id="517" w:name="OLE_LINK518"/>
            <w:r>
              <w:rPr>
                <w:rFonts w:cs="Arial"/>
              </w:rPr>
              <w:t>Ре</w:t>
            </w:r>
            <w:r w:rsidRPr="002908DF">
              <w:rPr>
                <w:rFonts w:cs="Arial"/>
              </w:rPr>
              <w:t>зультат проверки КМ</w:t>
            </w:r>
            <w:r>
              <w:rPr>
                <w:rFonts w:cs="Arial"/>
              </w:rPr>
              <w:t>, 2004</w:t>
            </w:r>
            <w:bookmarkEnd w:id="517"/>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8" w:name="OLE_LINK481"/>
            <w:bookmarkStart w:id="519" w:name="_Hlk78897630"/>
            <w:proofErr w:type="spellStart"/>
            <w:r>
              <w:rPr>
                <w:rFonts w:cs="Arial"/>
                <w:lang w:val="en-US"/>
              </w:rPr>
              <w:t>fsCheckStatusCause</w:t>
            </w:r>
            <w:bookmarkEnd w:id="518"/>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20" w:name="OLE_LINK482"/>
            <w:bookmarkStart w:id="521" w:name="OLE_LINK483"/>
            <w:bookmarkEnd w:id="519"/>
            <w:r>
              <w:rPr>
                <w:rFonts w:cs="Arial"/>
                <w:lang w:val="en-US"/>
              </w:rPr>
              <w:t>fs</w:t>
            </w:r>
            <w:proofErr w:type="spellStart"/>
            <w:r w:rsidRPr="001A4E77">
              <w:rPr>
                <w:rFonts w:cs="Arial"/>
              </w:rPr>
              <w:t>ItemCodeType</w:t>
            </w:r>
            <w:bookmarkEnd w:id="520"/>
            <w:bookmarkEnd w:id="521"/>
            <w:proofErr w:type="spellEnd"/>
          </w:p>
        </w:tc>
        <w:tc>
          <w:tcPr>
            <w:tcW w:w="4839" w:type="dxa"/>
          </w:tcPr>
          <w:p w14:paraId="2F9043D7" w14:textId="77777777" w:rsidR="0007049E" w:rsidRPr="002908DF" w:rsidRDefault="0007049E" w:rsidP="0084541F">
            <w:pPr>
              <w:rPr>
                <w:rFonts w:cs="Arial"/>
              </w:rPr>
            </w:pPr>
            <w:bookmarkStart w:id="522" w:name="OLE_LINK522"/>
            <w:bookmarkStart w:id="523" w:name="OLE_LINK523"/>
            <w:r>
              <w:rPr>
                <w:rFonts w:cs="Arial"/>
              </w:rPr>
              <w:t>Т</w:t>
            </w:r>
            <w:r w:rsidRPr="001A4E77">
              <w:rPr>
                <w:rFonts w:cs="Arial"/>
              </w:rPr>
              <w:t>ип кода маркировки</w:t>
            </w:r>
            <w:r>
              <w:rPr>
                <w:rFonts w:cs="Arial"/>
              </w:rPr>
              <w:t>, 2100</w:t>
            </w:r>
            <w:bookmarkEnd w:id="522"/>
            <w:bookmarkEnd w:id="523"/>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4" w:name="OLE_LINK484"/>
            <w:bookmarkStart w:id="525" w:name="OLE_LINK485"/>
            <w:bookmarkStart w:id="526" w:name="OLE_LINK486"/>
            <w:bookmarkStart w:id="527" w:name="_Hlk78897650"/>
            <w:proofErr w:type="spellStart"/>
            <w:r>
              <w:rPr>
                <w:rFonts w:cs="Arial"/>
                <w:lang w:val="en-US"/>
              </w:rPr>
              <w:t>checkResult</w:t>
            </w:r>
            <w:bookmarkEnd w:id="524"/>
            <w:bookmarkEnd w:id="525"/>
            <w:bookmarkEnd w:id="526"/>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8" w:name="OLE_LINK487"/>
            <w:bookmarkStart w:id="529" w:name="OLE_LINK488"/>
            <w:bookmarkEnd w:id="527"/>
            <w:proofErr w:type="spellStart"/>
            <w:r>
              <w:rPr>
                <w:rFonts w:cs="Arial"/>
                <w:lang w:val="en-US"/>
              </w:rPr>
              <w:t>oism</w:t>
            </w:r>
            <w:r w:rsidRPr="00FA0278">
              <w:rPr>
                <w:rFonts w:cs="Arial"/>
              </w:rPr>
              <w:t>CheckResultCode</w:t>
            </w:r>
            <w:bookmarkEnd w:id="528"/>
            <w:bookmarkEnd w:id="529"/>
            <w:proofErr w:type="spellEnd"/>
          </w:p>
        </w:tc>
        <w:tc>
          <w:tcPr>
            <w:tcW w:w="4839" w:type="dxa"/>
          </w:tcPr>
          <w:p w14:paraId="6959AB65" w14:textId="77777777" w:rsidR="0007049E" w:rsidRPr="002908DF" w:rsidRDefault="0007049E" w:rsidP="0084541F">
            <w:pPr>
              <w:rPr>
                <w:rFonts w:cs="Arial"/>
              </w:rPr>
            </w:pPr>
            <w:bookmarkStart w:id="530" w:name="OLE_LINK527"/>
            <w:bookmarkStart w:id="531"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30"/>
            <w:bookmarkEnd w:id="531"/>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2" w:name="OLE_LINK489"/>
            <w:bookmarkStart w:id="533" w:name="OLE_LINK490"/>
            <w:proofErr w:type="spellStart"/>
            <w:r>
              <w:rPr>
                <w:rFonts w:cs="Arial"/>
                <w:lang w:val="en-US"/>
              </w:rPr>
              <w:t>oismResponse</w:t>
            </w:r>
            <w:bookmarkEnd w:id="532"/>
            <w:bookmarkEnd w:id="533"/>
            <w:proofErr w:type="spellEnd"/>
          </w:p>
        </w:tc>
        <w:tc>
          <w:tcPr>
            <w:tcW w:w="4839" w:type="dxa"/>
          </w:tcPr>
          <w:p w14:paraId="46305FD7" w14:textId="77777777" w:rsidR="0007049E" w:rsidRDefault="0007049E" w:rsidP="0084541F">
            <w:pPr>
              <w:rPr>
                <w:rFonts w:cs="Arial"/>
              </w:rPr>
            </w:pPr>
            <w:bookmarkStart w:id="534" w:name="OLE_LINK516"/>
            <w:bookmarkStart w:id="535"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4"/>
            <w:bookmarkEnd w:id="535"/>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6" w:name="_Toc80026491"/>
      <w:r w:rsidRPr="007C163B">
        <w:t>2.</w:t>
      </w:r>
      <w:r w:rsidR="00F12CBC">
        <w:t>2</w:t>
      </w:r>
      <w:r w:rsidRPr="007C163B">
        <w:t>.</w:t>
      </w:r>
      <w:r w:rsidR="006768A7">
        <w:t>2</w:t>
      </w:r>
      <w:r>
        <w:t>.3</w:t>
      </w:r>
      <w:r w:rsidRPr="007C163B">
        <w:t xml:space="preserve"> </w:t>
      </w:r>
      <w:bookmarkStart w:id="537" w:name="OLE_LINK491"/>
      <w:r>
        <w:t>Ответ сервера на запрос проверки КМ</w:t>
      </w:r>
      <w:bookmarkEnd w:id="536"/>
      <w:bookmarkEnd w:id="537"/>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8" w:name="OLE_LINK492"/>
            <w:bookmarkStart w:id="539" w:name="OLE_LINK493"/>
            <w:proofErr w:type="spellStart"/>
            <w:r>
              <w:rPr>
                <w:rFonts w:cs="Arial"/>
                <w:lang w:val="en-US"/>
              </w:rPr>
              <w:t>d</w:t>
            </w:r>
            <w:r w:rsidRPr="000D0368">
              <w:rPr>
                <w:rFonts w:cs="Arial"/>
                <w:lang w:val="en-US"/>
              </w:rPr>
              <w:t>ateTime</w:t>
            </w:r>
            <w:bookmarkEnd w:id="538"/>
            <w:bookmarkEnd w:id="539"/>
            <w:proofErr w:type="spellEnd"/>
          </w:p>
        </w:tc>
        <w:tc>
          <w:tcPr>
            <w:tcW w:w="4839" w:type="dxa"/>
          </w:tcPr>
          <w:p w14:paraId="28CF4206" w14:textId="77777777" w:rsidR="0007049E" w:rsidRPr="00DF451F" w:rsidRDefault="0007049E" w:rsidP="0084541F">
            <w:pPr>
              <w:rPr>
                <w:rFonts w:cs="Arial"/>
              </w:rPr>
            </w:pPr>
            <w:bookmarkStart w:id="540" w:name="OLE_LINK514"/>
            <w:bookmarkStart w:id="541" w:name="OLE_LINK515"/>
            <w:r w:rsidRPr="000D0368">
              <w:rPr>
                <w:rFonts w:cs="Arial"/>
              </w:rPr>
              <w:t>Дата и время запроса, 2114</w:t>
            </w:r>
            <w:bookmarkEnd w:id="540"/>
            <w:bookmarkEnd w:id="541"/>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2" w:name="OLE_LINK494"/>
            <w:bookmarkStart w:id="543" w:name="OLE_LINK495"/>
            <w:proofErr w:type="spellStart"/>
            <w:r>
              <w:rPr>
                <w:rFonts w:cs="Arial"/>
                <w:lang w:val="en-US"/>
              </w:rPr>
              <w:t>r</w:t>
            </w:r>
            <w:r w:rsidRPr="000D0368">
              <w:rPr>
                <w:rFonts w:cs="Arial"/>
                <w:lang w:val="en-US"/>
              </w:rPr>
              <w:t>esultCode</w:t>
            </w:r>
            <w:bookmarkEnd w:id="542"/>
            <w:bookmarkEnd w:id="543"/>
            <w:proofErr w:type="spellEnd"/>
          </w:p>
        </w:tc>
        <w:tc>
          <w:tcPr>
            <w:tcW w:w="4839" w:type="dxa"/>
          </w:tcPr>
          <w:p w14:paraId="0CC1AEEB" w14:textId="77777777" w:rsidR="0007049E" w:rsidRPr="000D0368" w:rsidRDefault="0007049E" w:rsidP="0084541F">
            <w:pPr>
              <w:rPr>
                <w:rFonts w:cs="Arial"/>
              </w:rPr>
            </w:pPr>
            <w:bookmarkStart w:id="544" w:name="OLE_LINK512"/>
            <w:bookmarkStart w:id="545" w:name="OLE_LINK513"/>
            <w:r w:rsidRPr="000D0368">
              <w:rPr>
                <w:rFonts w:cs="Arial"/>
              </w:rPr>
              <w:t>Коды обработки запроса, 2105</w:t>
            </w:r>
            <w:bookmarkEnd w:id="544"/>
            <w:bookmarkEnd w:id="545"/>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6" w:name="OLE_LINK496"/>
            <w:bookmarkStart w:id="547" w:name="OLE_LINK497"/>
            <w:proofErr w:type="spellStart"/>
            <w:r>
              <w:rPr>
                <w:rFonts w:cs="Arial"/>
                <w:lang w:val="en-US"/>
              </w:rPr>
              <w:t>i</w:t>
            </w:r>
            <w:r w:rsidRPr="00527DE0">
              <w:rPr>
                <w:rFonts w:cs="Arial"/>
                <w:lang w:val="en-US"/>
              </w:rPr>
              <w:t>temCodeType</w:t>
            </w:r>
            <w:bookmarkEnd w:id="546"/>
            <w:bookmarkEnd w:id="547"/>
            <w:proofErr w:type="spellEnd"/>
          </w:p>
        </w:tc>
        <w:tc>
          <w:tcPr>
            <w:tcW w:w="4839" w:type="dxa"/>
          </w:tcPr>
          <w:p w14:paraId="1DAB9F8C" w14:textId="77777777" w:rsidR="0007049E" w:rsidRPr="000D0368" w:rsidRDefault="0007049E" w:rsidP="0084541F">
            <w:pPr>
              <w:rPr>
                <w:rFonts w:cs="Arial"/>
              </w:rPr>
            </w:pPr>
            <w:bookmarkStart w:id="548" w:name="OLE_LINK510"/>
            <w:bookmarkStart w:id="549" w:name="OLE_LINK511"/>
            <w:r w:rsidRPr="00527DE0">
              <w:rPr>
                <w:rFonts w:cs="Arial"/>
              </w:rPr>
              <w:t>Тип кода маркировки, 2100</w:t>
            </w:r>
            <w:bookmarkEnd w:id="548"/>
            <w:bookmarkEnd w:id="549"/>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50" w:name="OLE_LINK498"/>
            <w:bookmarkStart w:id="551" w:name="OLE_LINK499"/>
            <w:proofErr w:type="spellStart"/>
            <w:r>
              <w:rPr>
                <w:rFonts w:cs="Arial"/>
                <w:lang w:val="en-US"/>
              </w:rPr>
              <w:t>o</w:t>
            </w:r>
            <w:r w:rsidRPr="00536886">
              <w:rPr>
                <w:rFonts w:cs="Arial"/>
                <w:lang w:val="en-US"/>
              </w:rPr>
              <w:t>ismStatus</w:t>
            </w:r>
            <w:bookmarkEnd w:id="550"/>
            <w:bookmarkEnd w:id="551"/>
            <w:proofErr w:type="spellEnd"/>
          </w:p>
        </w:tc>
        <w:tc>
          <w:tcPr>
            <w:tcW w:w="4839" w:type="dxa"/>
          </w:tcPr>
          <w:p w14:paraId="57702E77" w14:textId="77777777" w:rsidR="0007049E" w:rsidRPr="00527DE0" w:rsidRDefault="0007049E" w:rsidP="0084541F">
            <w:pPr>
              <w:rPr>
                <w:rFonts w:cs="Arial"/>
              </w:rPr>
            </w:pPr>
            <w:bookmarkStart w:id="552" w:name="OLE_LINK508"/>
            <w:bookmarkStart w:id="553" w:name="OLE_LINK509"/>
            <w:r w:rsidRPr="00536886">
              <w:rPr>
                <w:rFonts w:cs="Arial"/>
              </w:rPr>
              <w:t>Ответ ОИСМ о статусе товара, 2109</w:t>
            </w:r>
            <w:bookmarkEnd w:id="552"/>
            <w:bookmarkEnd w:id="553"/>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4" w:name="OLE_LINK500"/>
            <w:bookmarkStart w:id="555" w:name="OLE_LINK501"/>
            <w:proofErr w:type="spellStart"/>
            <w:r>
              <w:rPr>
                <w:rFonts w:cs="Arial"/>
                <w:lang w:val="en-US"/>
              </w:rPr>
              <w:t>p</w:t>
            </w:r>
            <w:r w:rsidRPr="00536886">
              <w:rPr>
                <w:rFonts w:cs="Arial"/>
                <w:lang w:val="en-US"/>
              </w:rPr>
              <w:t>rocessingResults</w:t>
            </w:r>
            <w:bookmarkEnd w:id="554"/>
            <w:bookmarkEnd w:id="555"/>
            <w:proofErr w:type="spellEnd"/>
          </w:p>
        </w:tc>
        <w:tc>
          <w:tcPr>
            <w:tcW w:w="4839" w:type="dxa"/>
          </w:tcPr>
          <w:p w14:paraId="6919E7C5" w14:textId="77777777" w:rsidR="0007049E" w:rsidRPr="00536886" w:rsidRDefault="0007049E" w:rsidP="0084541F">
            <w:pPr>
              <w:rPr>
                <w:rFonts w:cs="Arial"/>
              </w:rPr>
            </w:pPr>
            <w:bookmarkStart w:id="556" w:name="OLE_LINK506"/>
            <w:bookmarkStart w:id="557" w:name="OLE_LINK507"/>
            <w:r w:rsidRPr="00536886">
              <w:rPr>
                <w:rFonts w:cs="Arial"/>
              </w:rPr>
              <w:t>Результаты обработки запроса, 2005</w:t>
            </w:r>
            <w:bookmarkEnd w:id="556"/>
            <w:bookmarkEnd w:id="557"/>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8" w:name="OLE_LINK502"/>
            <w:bookmarkStart w:id="559" w:name="OLE_LINK503"/>
            <w:proofErr w:type="spellStart"/>
            <w:r>
              <w:rPr>
                <w:rFonts w:cs="Arial"/>
                <w:lang w:val="en-US"/>
              </w:rPr>
              <w:t>i</w:t>
            </w:r>
            <w:r w:rsidRPr="00536886">
              <w:rPr>
                <w:rFonts w:cs="Arial"/>
                <w:lang w:val="en-US"/>
              </w:rPr>
              <w:t>temId</w:t>
            </w:r>
            <w:bookmarkEnd w:id="558"/>
            <w:bookmarkEnd w:id="559"/>
            <w:proofErr w:type="spellEnd"/>
          </w:p>
        </w:tc>
        <w:tc>
          <w:tcPr>
            <w:tcW w:w="4839" w:type="dxa"/>
          </w:tcPr>
          <w:p w14:paraId="09DD1DE2" w14:textId="77777777" w:rsidR="0007049E" w:rsidRPr="00536886" w:rsidRDefault="0007049E" w:rsidP="0084541F">
            <w:pPr>
              <w:rPr>
                <w:rFonts w:cs="Arial"/>
              </w:rPr>
            </w:pPr>
            <w:bookmarkStart w:id="560" w:name="OLE_LINK504"/>
            <w:bookmarkStart w:id="561" w:name="OLE_LINK505"/>
            <w:r w:rsidRPr="00536886">
              <w:rPr>
                <w:rFonts w:cs="Arial"/>
              </w:rPr>
              <w:t>Идентификатор товара, 2101</w:t>
            </w:r>
            <w:bookmarkEnd w:id="560"/>
            <w:bookmarkEnd w:id="561"/>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62" w:name="_Toc507539861"/>
      <w:bookmarkStart w:id="563" w:name="_Toc27489467"/>
      <w:bookmarkStart w:id="564" w:name="_Toc63432914"/>
      <w:bookmarkStart w:id="565" w:name="_Toc80026492"/>
      <w:r w:rsidRPr="001B370A">
        <w:lastRenderedPageBreak/>
        <w:t xml:space="preserve">2.3 </w:t>
      </w:r>
      <w:r>
        <w:t>Создания</w:t>
      </w:r>
      <w:r w:rsidRPr="001B370A">
        <w:t xml:space="preserve"> </w:t>
      </w:r>
      <w:r>
        <w:t>чека</w:t>
      </w:r>
      <w:r w:rsidRPr="001B370A">
        <w:t xml:space="preserve"> </w:t>
      </w:r>
      <w:r>
        <w:t>коррекции</w:t>
      </w:r>
      <w:bookmarkEnd w:id="562"/>
      <w:bookmarkEnd w:id="563"/>
      <w:bookmarkEnd w:id="564"/>
      <w:bookmarkEnd w:id="565"/>
    </w:p>
    <w:p w14:paraId="5C87160C" w14:textId="77777777" w:rsidR="00171765" w:rsidRDefault="00171765" w:rsidP="00171765">
      <w:pPr>
        <w:rPr>
          <w:rFonts w:cs="Arial"/>
        </w:rPr>
      </w:pPr>
      <w:r>
        <w:rPr>
          <w:rFonts w:cs="Arial"/>
        </w:rPr>
        <w:t xml:space="preserve">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w:t>
      </w:r>
      <w:proofErr w:type="gramStart"/>
      <w:r>
        <w:rPr>
          <w:rFonts w:cs="Arial"/>
        </w:rPr>
        <w:t>коррекции(</w:t>
      </w:r>
      <w:proofErr w:type="gramEnd"/>
      <w:r>
        <w:rPr>
          <w:rFonts w:cs="Arial"/>
        </w:rPr>
        <w:t>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6" w:name="OLE_LINK103"/>
      <w:bookmarkStart w:id="567" w:name="OLE_LINK104"/>
      <w:bookmarkStart w:id="568" w:name="OLE_LINK105"/>
      <w:r>
        <w:rPr>
          <w:rFonts w:cs="Arial"/>
          <w:b/>
          <w:lang w:val="en-US"/>
        </w:rPr>
        <w:t>corrections</w:t>
      </w:r>
      <w:bookmarkEnd w:id="566"/>
      <w:bookmarkEnd w:id="567"/>
      <w:bookmarkEnd w:id="568"/>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9" w:name="_Toc507539862"/>
      <w:bookmarkStart w:id="570" w:name="_Toc27489468"/>
      <w:bookmarkStart w:id="571" w:name="_Toc63432915"/>
      <w:bookmarkStart w:id="572" w:name="_Toc80026493"/>
      <w:r>
        <w:t>2.3.1 Тело запроса</w:t>
      </w:r>
      <w:bookmarkEnd w:id="569"/>
      <w:bookmarkEnd w:id="570"/>
      <w:bookmarkEnd w:id="571"/>
      <w:bookmarkEnd w:id="572"/>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73" w:name="OLE_LINK166"/>
            <w:bookmarkStart w:id="574" w:name="OLE_LINK167"/>
            <w:r>
              <w:rPr>
                <w:rFonts w:cs="Arial"/>
              </w:rPr>
              <w:t>Строка</w:t>
            </w:r>
            <w:r w:rsidRPr="0000532B">
              <w:rPr>
                <w:rFonts w:cs="Arial"/>
              </w:rPr>
              <w:t xml:space="preserve"> 10 </w:t>
            </w:r>
            <w:r>
              <w:rPr>
                <w:rFonts w:cs="Arial"/>
              </w:rPr>
              <w:t>или 12 символов</w:t>
            </w:r>
            <w:bookmarkEnd w:id="573"/>
            <w:bookmarkEnd w:id="574"/>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7B2DC5" w:rsidRPr="008F4F86" w14:paraId="06B0E7CB" w14:textId="77777777" w:rsidTr="00D3414D">
        <w:tc>
          <w:tcPr>
            <w:tcW w:w="1813" w:type="dxa"/>
          </w:tcPr>
          <w:p w14:paraId="0CF339BF" w14:textId="77777777" w:rsidR="007B2DC5" w:rsidRDefault="007B2DC5" w:rsidP="007B2DC5">
            <w:pPr>
              <w:rPr>
                <w:rFonts w:cs="Arial"/>
                <w:lang w:val="en-US"/>
              </w:rPr>
            </w:pPr>
            <w:proofErr w:type="spellStart"/>
            <w:r w:rsidRPr="00F12065">
              <w:rPr>
                <w:rFonts w:cs="Arial"/>
                <w:lang w:val="en-US"/>
              </w:rPr>
              <w:t>callbackApiKey</w:t>
            </w:r>
            <w:proofErr w:type="spellEnd"/>
          </w:p>
          <w:p w14:paraId="3366551B" w14:textId="77777777" w:rsidR="007B2DC5" w:rsidRDefault="007B2DC5" w:rsidP="007B2DC5">
            <w:pPr>
              <w:rPr>
                <w:rFonts w:cs="Arial"/>
                <w:lang w:val="en-US"/>
              </w:rPr>
            </w:pPr>
          </w:p>
        </w:tc>
        <w:tc>
          <w:tcPr>
            <w:tcW w:w="5950" w:type="dxa"/>
          </w:tcPr>
          <w:p w14:paraId="77DBB317" w14:textId="69FB1892"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3118" w:type="dxa"/>
          </w:tcPr>
          <w:p w14:paraId="427261BB" w14:textId="60EA7E1E"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3118" w:type="dxa"/>
          </w:tcPr>
          <w:p w14:paraId="391C1DD3" w14:textId="1EF52003" w:rsidR="007B2DC5" w:rsidRDefault="007B2DC5" w:rsidP="007B2DC5">
            <w:pPr>
              <w:rPr>
                <w:rFonts w:cs="Arial"/>
              </w:rPr>
            </w:pPr>
            <w:r>
              <w:rPr>
                <w:rFonts w:cs="Arial"/>
              </w:rPr>
              <w:t>Параметр не обязательный</w:t>
            </w:r>
          </w:p>
        </w:tc>
      </w:tr>
      <w:tr w:rsidR="007B2DC5" w:rsidRPr="008F4F86" w14:paraId="0B6E0865" w14:textId="75E3E5C0" w:rsidTr="00D3414D">
        <w:tc>
          <w:tcPr>
            <w:tcW w:w="1813" w:type="dxa"/>
          </w:tcPr>
          <w:p w14:paraId="09556BDC" w14:textId="19752617" w:rsidR="007B2DC5" w:rsidRDefault="007B2DC5" w:rsidP="007B2DC5">
            <w:pPr>
              <w:rPr>
                <w:rFonts w:cs="Arial"/>
                <w:lang w:val="en-US"/>
              </w:rPr>
            </w:pPr>
            <w:r>
              <w:rPr>
                <w:rFonts w:cs="Arial"/>
                <w:lang w:val="en-US"/>
              </w:rPr>
              <w:t>meta</w:t>
            </w:r>
          </w:p>
        </w:tc>
        <w:tc>
          <w:tcPr>
            <w:tcW w:w="5950" w:type="dxa"/>
          </w:tcPr>
          <w:p w14:paraId="2D179C9B" w14:textId="3E42FF72" w:rsidR="007B2DC5" w:rsidRDefault="007B2DC5" w:rsidP="007B2DC5">
            <w:pPr>
              <w:rPr>
                <w:rFonts w:cs="Arial"/>
                <w:lang w:val="en-US"/>
              </w:rPr>
            </w:pPr>
            <w:r>
              <w:rPr>
                <w:rFonts w:cs="Arial"/>
              </w:rPr>
              <w:t>Метаданные запроса</w:t>
            </w:r>
          </w:p>
        </w:tc>
        <w:tc>
          <w:tcPr>
            <w:tcW w:w="3118" w:type="dxa"/>
          </w:tcPr>
          <w:p w14:paraId="7DDFBD4C" w14:textId="0243B56E" w:rsidR="007B2DC5" w:rsidRPr="00136331" w:rsidRDefault="007B2DC5" w:rsidP="007B2DC5">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7B2DC5" w:rsidRDefault="007B2DC5" w:rsidP="007B2DC5">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5" w:name="_Toc507539863"/>
      <w:bookmarkStart w:id="576" w:name="_Toc27489469"/>
      <w:bookmarkStart w:id="577" w:name="_Toc80026494"/>
      <w:r>
        <w:rPr>
          <w:rFonts w:cs="Arial"/>
        </w:rPr>
        <w:t>2.3.1.1</w:t>
      </w:r>
      <w:r>
        <w:t xml:space="preserve"> Содержимое документа</w:t>
      </w:r>
      <w:bookmarkEnd w:id="575"/>
      <w:bookmarkEnd w:id="576"/>
      <w:bookmarkEnd w:id="577"/>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8"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9" w:name="OLE_LINK378"/>
            <w:bookmarkStart w:id="580"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9"/>
            <w:bookmarkEnd w:id="580"/>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81" w:name="_Hlk491086840"/>
            <w:bookmarkEnd w:id="578"/>
            <w:r>
              <w:rPr>
                <w:rFonts w:cs="Arial"/>
                <w:lang w:val="en-US"/>
              </w:rPr>
              <w:t>type</w:t>
            </w:r>
          </w:p>
        </w:tc>
        <w:tc>
          <w:tcPr>
            <w:tcW w:w="5103" w:type="dxa"/>
          </w:tcPr>
          <w:p w14:paraId="3B3B2966" w14:textId="77777777" w:rsidR="00D3414D" w:rsidRDefault="00D3414D" w:rsidP="00171765">
            <w:pPr>
              <w:rPr>
                <w:rFonts w:cs="Arial"/>
              </w:rPr>
            </w:pPr>
            <w:bookmarkStart w:id="582" w:name="OLE_LINK380"/>
            <w:bookmarkStart w:id="583"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82"/>
            <w:bookmarkEnd w:id="583"/>
          </w:p>
        </w:tc>
        <w:tc>
          <w:tcPr>
            <w:tcW w:w="3118" w:type="dxa"/>
          </w:tcPr>
          <w:p w14:paraId="2F3A167D" w14:textId="796271CD" w:rsidR="00D3414D" w:rsidRDefault="00D3414D" w:rsidP="00D3414D">
            <w:pPr>
              <w:rPr>
                <w:rFonts w:cs="Arial"/>
              </w:rPr>
            </w:pPr>
            <w:bookmarkStart w:id="584" w:name="OLE_LINK154"/>
            <w:bookmarkStart w:id="585" w:name="OLE_LINK155"/>
            <w:bookmarkStart w:id="586" w:name="OLE_LINK156"/>
            <w:r>
              <w:rPr>
                <w:rFonts w:cs="Arial"/>
              </w:rPr>
              <w:t>Число</w:t>
            </w:r>
            <w:bookmarkEnd w:id="584"/>
            <w:bookmarkEnd w:id="585"/>
            <w:bookmarkEnd w:id="586"/>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81"/>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7" w:name="OLE_LINK384"/>
            <w:bookmarkStart w:id="588"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7"/>
            <w:bookmarkEnd w:id="588"/>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405DF59" w:rsidR="00D3414D" w:rsidRDefault="00D3414D" w:rsidP="00171765">
            <w:pPr>
              <w:rPr>
                <w:rFonts w:cs="Arial"/>
              </w:rPr>
            </w:pPr>
            <w:r>
              <w:rPr>
                <w:rFonts w:cs="Arial"/>
              </w:rPr>
              <w:t>Параметр обязательный.</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589" w:name="OLE_LINK388"/>
            <w:bookmarkStart w:id="590"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9"/>
            <w:bookmarkEnd w:id="590"/>
          </w:p>
        </w:tc>
        <w:tc>
          <w:tcPr>
            <w:tcW w:w="3118" w:type="dxa"/>
          </w:tcPr>
          <w:p w14:paraId="01BFDB00" w14:textId="43B1CA44" w:rsidR="00D3414D" w:rsidRDefault="00D3414D" w:rsidP="00D3414D">
            <w:pPr>
              <w:rPr>
                <w:rFonts w:cs="Arial"/>
              </w:rPr>
            </w:pPr>
            <w:bookmarkStart w:id="591" w:name="OLE_LINK136"/>
            <w:bookmarkStart w:id="592" w:name="OLE_LINK137"/>
            <w:bookmarkStart w:id="593" w:name="OLE_LINK138"/>
            <w:r>
              <w:rPr>
                <w:rFonts w:cs="Arial"/>
              </w:rPr>
              <w:t>Десятичное число с точностью до 2 символов после точки</w:t>
            </w:r>
            <w:bookmarkEnd w:id="591"/>
            <w:bookmarkEnd w:id="592"/>
            <w:bookmarkEnd w:id="593"/>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4" w:name="OLE_LINK390"/>
            <w:bookmarkStart w:id="595" w:name="OLE_LINK391"/>
            <w:r>
              <w:t>С</w:t>
            </w:r>
            <w:r w:rsidRPr="00935C2F">
              <w:t>умма по чеку (БСО) наличными</w:t>
            </w:r>
            <w:r>
              <w:t xml:space="preserve">, </w:t>
            </w:r>
            <w:r w:rsidRPr="00935C2F">
              <w:t>1031</w:t>
            </w:r>
            <w:bookmarkEnd w:id="594"/>
            <w:bookmarkEnd w:id="595"/>
          </w:p>
        </w:tc>
        <w:tc>
          <w:tcPr>
            <w:tcW w:w="3118" w:type="dxa"/>
          </w:tcPr>
          <w:p w14:paraId="41F67DA0" w14:textId="77777777" w:rsidR="00D3414D" w:rsidRPr="000813B8" w:rsidRDefault="00D3414D" w:rsidP="00171765">
            <w:pPr>
              <w:rPr>
                <w:rFonts w:cs="Arial"/>
              </w:rPr>
            </w:pPr>
            <w:bookmarkStart w:id="596" w:name="OLE_LINK139"/>
            <w:bookmarkStart w:id="597" w:name="OLE_LINK140"/>
            <w:r>
              <w:rPr>
                <w:rFonts w:cs="Arial"/>
              </w:rPr>
              <w:t>Десятичное число с точностью до 2 символов после точки</w:t>
            </w:r>
            <w:bookmarkEnd w:id="596"/>
            <w:bookmarkEnd w:id="597"/>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8" w:name="OLE_LINK392"/>
            <w:bookmarkStart w:id="599" w:name="OLE_LINK393"/>
            <w:r>
              <w:t>С</w:t>
            </w:r>
            <w:r w:rsidRPr="00F4590F">
              <w:t xml:space="preserve">умма по чеку (БСО) </w:t>
            </w:r>
            <w:r>
              <w:t xml:space="preserve">безналичными, </w:t>
            </w:r>
            <w:r w:rsidRPr="00F4590F">
              <w:t>1081</w:t>
            </w:r>
            <w:bookmarkEnd w:id="598"/>
            <w:bookmarkEnd w:id="599"/>
          </w:p>
        </w:tc>
        <w:tc>
          <w:tcPr>
            <w:tcW w:w="3118" w:type="dxa"/>
          </w:tcPr>
          <w:p w14:paraId="3ACE5EC4" w14:textId="77777777" w:rsidR="00D3414D" w:rsidRPr="006A64D3" w:rsidRDefault="00D3414D" w:rsidP="00171765">
            <w:pPr>
              <w:rPr>
                <w:rFonts w:cs="Arial"/>
              </w:rPr>
            </w:pPr>
            <w:bookmarkStart w:id="600" w:name="OLE_LINK141"/>
            <w:bookmarkStart w:id="601" w:name="OLE_LINK143"/>
            <w:bookmarkStart w:id="602" w:name="OLE_LINK144"/>
            <w:r>
              <w:rPr>
                <w:rFonts w:cs="Arial"/>
              </w:rPr>
              <w:t>Десятичное число с точностью до 2 символов после точки</w:t>
            </w:r>
            <w:bookmarkEnd w:id="600"/>
            <w:bookmarkEnd w:id="601"/>
            <w:bookmarkEnd w:id="602"/>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603" w:name="OLE_LINK394"/>
            <w:bookmarkStart w:id="604" w:name="OLE_LINK395"/>
            <w:r>
              <w:t>С</w:t>
            </w:r>
            <w:r w:rsidRPr="000F29F3">
              <w:t>умма по чеку (БСО) предоплатой (зачетом аванса и (или) предыдущих платежей)</w:t>
            </w:r>
            <w:r>
              <w:t xml:space="preserve">, </w:t>
            </w:r>
            <w:r w:rsidRPr="000F29F3">
              <w:t>1215</w:t>
            </w:r>
            <w:bookmarkEnd w:id="603"/>
            <w:bookmarkEnd w:id="604"/>
          </w:p>
        </w:tc>
        <w:tc>
          <w:tcPr>
            <w:tcW w:w="3118" w:type="dxa"/>
          </w:tcPr>
          <w:p w14:paraId="5A7AD9BF" w14:textId="77777777" w:rsidR="00D3414D" w:rsidRDefault="00D3414D" w:rsidP="00171765">
            <w:pPr>
              <w:rPr>
                <w:rFonts w:cs="Arial"/>
              </w:rPr>
            </w:pPr>
            <w:bookmarkStart w:id="605" w:name="OLE_LINK145"/>
            <w:bookmarkStart w:id="606" w:name="OLE_LINK146"/>
            <w:bookmarkStart w:id="607" w:name="OLE_LINK147"/>
            <w:r>
              <w:rPr>
                <w:rFonts w:cs="Arial"/>
              </w:rPr>
              <w:t>Десятичное число с точностью до 2 символов после точки</w:t>
            </w:r>
            <w:bookmarkEnd w:id="605"/>
            <w:bookmarkEnd w:id="606"/>
            <w:bookmarkEnd w:id="607"/>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608" w:name="OLE_LINK396"/>
            <w:bookmarkStart w:id="609"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8"/>
            <w:bookmarkEnd w:id="609"/>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10"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611" w:name="OLE_LINK398"/>
            <w:bookmarkStart w:id="612" w:name="OLE_LINK399"/>
            <w:r>
              <w:t>С</w:t>
            </w:r>
            <w:r w:rsidRPr="000F29F3">
              <w:t>умма по чеку (БСО) встречным предоставлением</w:t>
            </w:r>
            <w:r>
              <w:t xml:space="preserve">, </w:t>
            </w:r>
            <w:r w:rsidRPr="000F29F3">
              <w:t>1217</w:t>
            </w:r>
            <w:bookmarkEnd w:id="611"/>
            <w:bookmarkEnd w:id="612"/>
          </w:p>
        </w:tc>
        <w:tc>
          <w:tcPr>
            <w:tcW w:w="3118" w:type="dxa"/>
          </w:tcPr>
          <w:p w14:paraId="6DD68002" w14:textId="77777777" w:rsidR="00D3414D" w:rsidRDefault="00D3414D" w:rsidP="00171765">
            <w:pPr>
              <w:rPr>
                <w:rFonts w:cs="Arial"/>
              </w:rPr>
            </w:pPr>
            <w:bookmarkStart w:id="613" w:name="OLE_LINK150"/>
            <w:bookmarkStart w:id="614" w:name="OLE_LINK151"/>
            <w:r>
              <w:rPr>
                <w:rFonts w:cs="Arial"/>
              </w:rPr>
              <w:t>Десятичное число с точностью до 2 символов после точки</w:t>
            </w:r>
            <w:bookmarkEnd w:id="613"/>
            <w:bookmarkEnd w:id="614"/>
          </w:p>
        </w:tc>
        <w:tc>
          <w:tcPr>
            <w:tcW w:w="3118" w:type="dxa"/>
          </w:tcPr>
          <w:p w14:paraId="3CE14371" w14:textId="621FF67C" w:rsidR="00D3414D" w:rsidRDefault="00D3414D" w:rsidP="00171765">
            <w:pPr>
              <w:rPr>
                <w:rFonts w:cs="Arial"/>
              </w:rPr>
            </w:pPr>
          </w:p>
        </w:tc>
      </w:tr>
      <w:bookmarkEnd w:id="610"/>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5" w:name="OLE_LINK400"/>
            <w:bookmarkStart w:id="616" w:name="OLE_LINK401"/>
            <w:r>
              <w:t>С</w:t>
            </w:r>
            <w:r w:rsidRPr="000F29F3">
              <w:t xml:space="preserve">умма НДС чека по ставке </w:t>
            </w:r>
            <w:r>
              <w:t>20</w:t>
            </w:r>
            <w:r w:rsidRPr="000F29F3">
              <w:t>%</w:t>
            </w:r>
            <w:r>
              <w:t xml:space="preserve">, </w:t>
            </w:r>
            <w:r w:rsidRPr="000F29F3">
              <w:t>1102</w:t>
            </w:r>
            <w:bookmarkEnd w:id="615"/>
            <w:bookmarkEnd w:id="616"/>
          </w:p>
        </w:tc>
        <w:tc>
          <w:tcPr>
            <w:tcW w:w="3118" w:type="dxa"/>
          </w:tcPr>
          <w:p w14:paraId="3F4BA2ED" w14:textId="77777777" w:rsidR="00D3414D" w:rsidRDefault="00D3414D" w:rsidP="00171765">
            <w:pPr>
              <w:rPr>
                <w:rFonts w:cs="Arial"/>
              </w:rPr>
            </w:pPr>
            <w:bookmarkStart w:id="617" w:name="OLE_LINK157"/>
            <w:bookmarkStart w:id="618" w:name="OLE_LINK158"/>
            <w:bookmarkStart w:id="619" w:name="OLE_LINK159"/>
            <w:bookmarkStart w:id="620" w:name="OLE_LINK160"/>
            <w:bookmarkStart w:id="621" w:name="OLE_LINK161"/>
            <w:bookmarkStart w:id="622" w:name="OLE_LINK162"/>
            <w:r>
              <w:rPr>
                <w:rFonts w:cs="Arial"/>
              </w:rPr>
              <w:t>Десятичное число с точностью до 2 символов после точки</w:t>
            </w:r>
            <w:bookmarkEnd w:id="617"/>
            <w:bookmarkEnd w:id="618"/>
            <w:bookmarkEnd w:id="619"/>
            <w:bookmarkEnd w:id="620"/>
            <w:bookmarkEnd w:id="621"/>
            <w:bookmarkEnd w:id="622"/>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23" w:name="OLE_LINK402"/>
            <w:bookmarkStart w:id="624" w:name="OLE_LINK403"/>
            <w:r>
              <w:t>С</w:t>
            </w:r>
            <w:r w:rsidRPr="00ED5962">
              <w:t>умма НДС чека по ставке 10%</w:t>
            </w:r>
            <w:r>
              <w:t xml:space="preserve">, </w:t>
            </w:r>
            <w:r w:rsidRPr="00ED5962">
              <w:t>1103</w:t>
            </w:r>
            <w:bookmarkEnd w:id="623"/>
            <w:bookmarkEnd w:id="624"/>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5" w:name="OLE_LINK404"/>
            <w:bookmarkStart w:id="626" w:name="OLE_LINK405"/>
            <w:r>
              <w:t>С</w:t>
            </w:r>
            <w:r w:rsidRPr="00ED5962">
              <w:t>умма расчета по чеку с НДС по ставке 0%</w:t>
            </w:r>
            <w:r>
              <w:t xml:space="preserve">, </w:t>
            </w:r>
            <w:r w:rsidRPr="00ED5962">
              <w:t>1104</w:t>
            </w:r>
            <w:bookmarkEnd w:id="625"/>
            <w:bookmarkEnd w:id="626"/>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7" w:name="OLE_LINK406"/>
            <w:bookmarkStart w:id="628" w:name="OLE_LINK407"/>
            <w:r>
              <w:t>С</w:t>
            </w:r>
            <w:r w:rsidRPr="00ED5962">
              <w:t>умма расчета по чеку без НДС</w:t>
            </w:r>
            <w:r>
              <w:t xml:space="preserve">, </w:t>
            </w:r>
            <w:r w:rsidRPr="00ED5962">
              <w:t>1105</w:t>
            </w:r>
            <w:bookmarkEnd w:id="627"/>
            <w:bookmarkEnd w:id="628"/>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lastRenderedPageBreak/>
              <w:t>t</w:t>
            </w:r>
            <w:r w:rsidRPr="00ED5962">
              <w:t>ax5Sum</w:t>
            </w:r>
          </w:p>
        </w:tc>
        <w:tc>
          <w:tcPr>
            <w:tcW w:w="5103" w:type="dxa"/>
          </w:tcPr>
          <w:p w14:paraId="1451362C" w14:textId="77777777" w:rsidR="00D3414D" w:rsidRDefault="00D3414D" w:rsidP="00171765">
            <w:bookmarkStart w:id="629" w:name="OLE_LINK408"/>
            <w:bookmarkStart w:id="630"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9"/>
            <w:bookmarkEnd w:id="630"/>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31" w:name="OLE_LINK410"/>
            <w:bookmarkStart w:id="632"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31"/>
            <w:bookmarkEnd w:id="632"/>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F72CA9E" w:rsidR="00D477CE" w:rsidRDefault="00D477CE" w:rsidP="00171765">
            <w:pPr>
              <w:rPr>
                <w:rFonts w:cs="Arial"/>
              </w:rPr>
            </w:pPr>
          </w:p>
        </w:tc>
      </w:tr>
      <w:tr w:rsidR="00D477CE" w:rsidRPr="008F4F86" w14:paraId="78DA337B" w14:textId="77777777" w:rsidTr="00D3414D">
        <w:trPr>
          <w:ins w:id="633" w:author="Шило Николай [2]" w:date="2024-12-04T17:00:00Z"/>
        </w:trPr>
        <w:tc>
          <w:tcPr>
            <w:tcW w:w="2660" w:type="dxa"/>
          </w:tcPr>
          <w:p w14:paraId="4748172D" w14:textId="77777777" w:rsidR="00D477CE" w:rsidRDefault="00D477CE" w:rsidP="00171765">
            <w:pPr>
              <w:rPr>
                <w:ins w:id="634" w:author="Шило Николай [2]" w:date="2024-12-04T17:00:00Z"/>
                <w:lang w:val="en-US"/>
              </w:rPr>
            </w:pPr>
          </w:p>
        </w:tc>
        <w:tc>
          <w:tcPr>
            <w:tcW w:w="5103" w:type="dxa"/>
          </w:tcPr>
          <w:p w14:paraId="33AE01F3" w14:textId="77777777" w:rsidR="00D477CE" w:rsidRDefault="00D477CE" w:rsidP="00171765">
            <w:pPr>
              <w:rPr>
                <w:ins w:id="635" w:author="Шило Николай [2]" w:date="2024-12-04T17:00:00Z"/>
              </w:rPr>
            </w:pPr>
          </w:p>
        </w:tc>
        <w:tc>
          <w:tcPr>
            <w:tcW w:w="3118" w:type="dxa"/>
          </w:tcPr>
          <w:p w14:paraId="358D90A2" w14:textId="77777777" w:rsidR="00D477CE" w:rsidRDefault="00D477CE" w:rsidP="00171765">
            <w:pPr>
              <w:rPr>
                <w:ins w:id="636" w:author="Шило Николай [2]" w:date="2024-12-04T17:00:00Z"/>
                <w:rFonts w:cs="Arial"/>
              </w:rPr>
            </w:pPr>
          </w:p>
        </w:tc>
        <w:tc>
          <w:tcPr>
            <w:tcW w:w="3118" w:type="dxa"/>
          </w:tcPr>
          <w:p w14:paraId="12F26A06" w14:textId="77777777" w:rsidR="00D477CE" w:rsidRDefault="00D477CE" w:rsidP="00171765">
            <w:pPr>
              <w:rPr>
                <w:ins w:id="637" w:author="Шило Николай [2]" w:date="2024-12-04T17:00:00Z"/>
                <w:rFonts w:cs="Arial"/>
              </w:rPr>
            </w:pPr>
          </w:p>
        </w:tc>
      </w:tr>
      <w:tr w:rsidR="00D477CE" w:rsidRPr="008F4F86" w14:paraId="4ECE0BC9" w14:textId="77777777" w:rsidTr="00D3414D">
        <w:trPr>
          <w:ins w:id="638" w:author="Шило Николай [2]" w:date="2024-12-04T17:00:00Z"/>
        </w:trPr>
        <w:tc>
          <w:tcPr>
            <w:tcW w:w="2660" w:type="dxa"/>
          </w:tcPr>
          <w:p w14:paraId="65F5E493" w14:textId="77777777" w:rsidR="00D477CE" w:rsidRDefault="00D477CE" w:rsidP="00171765">
            <w:pPr>
              <w:rPr>
                <w:ins w:id="639" w:author="Шило Николай [2]" w:date="2024-12-04T17:00:00Z"/>
                <w:lang w:val="en-US"/>
              </w:rPr>
            </w:pPr>
          </w:p>
        </w:tc>
        <w:tc>
          <w:tcPr>
            <w:tcW w:w="5103" w:type="dxa"/>
          </w:tcPr>
          <w:p w14:paraId="254ED503" w14:textId="77777777" w:rsidR="00D477CE" w:rsidRDefault="00D477CE" w:rsidP="00171765">
            <w:pPr>
              <w:rPr>
                <w:ins w:id="640" w:author="Шило Николай [2]" w:date="2024-12-04T17:00:00Z"/>
              </w:rPr>
            </w:pPr>
          </w:p>
        </w:tc>
        <w:tc>
          <w:tcPr>
            <w:tcW w:w="3118" w:type="dxa"/>
          </w:tcPr>
          <w:p w14:paraId="5C4EA65C" w14:textId="124994E4" w:rsidR="00D477CE" w:rsidRPr="00D477CE" w:rsidRDefault="00D477CE" w:rsidP="00171765">
            <w:pPr>
              <w:rPr>
                <w:ins w:id="641" w:author="Шило Николай [2]" w:date="2024-12-04T17:00:00Z"/>
                <w:rFonts w:cs="Arial"/>
                <w:lang w:val="en-US"/>
                <w:rPrChange w:id="642" w:author="Шило Николай [2]" w:date="2024-12-04T17:00:00Z">
                  <w:rPr>
                    <w:ins w:id="643" w:author="Шило Николай [2]" w:date="2024-12-04T17:00:00Z"/>
                    <w:rFonts w:cs="Arial"/>
                  </w:rPr>
                </w:rPrChange>
              </w:rPr>
            </w:pPr>
          </w:p>
        </w:tc>
        <w:tc>
          <w:tcPr>
            <w:tcW w:w="3118" w:type="dxa"/>
          </w:tcPr>
          <w:p w14:paraId="50510232" w14:textId="77777777" w:rsidR="00D477CE" w:rsidRDefault="00D477CE" w:rsidP="00171765">
            <w:pPr>
              <w:rPr>
                <w:ins w:id="644" w:author="Шило Николай [2]" w:date="2024-12-04T17:00:00Z"/>
                <w:rFonts w:cs="Arial"/>
              </w:rPr>
            </w:pPr>
          </w:p>
        </w:tc>
      </w:tr>
      <w:tr w:rsidR="00D477CE" w:rsidRPr="008F4F86" w14:paraId="686DAB09" w14:textId="77777777" w:rsidTr="00D3414D">
        <w:trPr>
          <w:ins w:id="645" w:author="Шило Николай [2]" w:date="2024-12-04T16:59:00Z"/>
        </w:trPr>
        <w:tc>
          <w:tcPr>
            <w:tcW w:w="2660" w:type="dxa"/>
          </w:tcPr>
          <w:p w14:paraId="6C17FC6C" w14:textId="77777777" w:rsidR="00D477CE" w:rsidRDefault="00D477CE" w:rsidP="00171765">
            <w:pPr>
              <w:rPr>
                <w:ins w:id="646" w:author="Шило Николай [2]" w:date="2024-12-04T16:59:00Z"/>
                <w:lang w:val="en-US"/>
              </w:rPr>
            </w:pPr>
          </w:p>
        </w:tc>
        <w:tc>
          <w:tcPr>
            <w:tcW w:w="5103" w:type="dxa"/>
          </w:tcPr>
          <w:p w14:paraId="6F3BB092" w14:textId="77777777" w:rsidR="00D477CE" w:rsidRDefault="00D477CE" w:rsidP="00171765">
            <w:pPr>
              <w:rPr>
                <w:ins w:id="647" w:author="Шило Николай [2]" w:date="2024-12-04T16:59:00Z"/>
              </w:rPr>
            </w:pPr>
          </w:p>
        </w:tc>
        <w:tc>
          <w:tcPr>
            <w:tcW w:w="3118" w:type="dxa"/>
          </w:tcPr>
          <w:p w14:paraId="5FF1BC43" w14:textId="77777777" w:rsidR="00D477CE" w:rsidRDefault="00D477CE" w:rsidP="00171765">
            <w:pPr>
              <w:rPr>
                <w:ins w:id="648" w:author="Шило Николай [2]" w:date="2024-12-04T16:59:00Z"/>
                <w:rFonts w:cs="Arial"/>
              </w:rPr>
            </w:pPr>
          </w:p>
        </w:tc>
        <w:tc>
          <w:tcPr>
            <w:tcW w:w="3118" w:type="dxa"/>
          </w:tcPr>
          <w:p w14:paraId="57D02D7B" w14:textId="77777777" w:rsidR="00D477CE" w:rsidRDefault="00D477CE" w:rsidP="00171765">
            <w:pPr>
              <w:rPr>
                <w:ins w:id="649" w:author="Шило Николай [2]" w:date="2024-12-04T16:59:00Z"/>
                <w:rFonts w:cs="Arial"/>
              </w:rPr>
            </w:pPr>
            <w:bookmarkStart w:id="650" w:name="_GoBack"/>
            <w:bookmarkEnd w:id="650"/>
          </w:p>
        </w:tc>
      </w:tr>
      <w:tr w:rsidR="00D477CE" w:rsidRPr="008F4F86" w14:paraId="6FA910B4" w14:textId="77777777" w:rsidTr="00D3414D">
        <w:trPr>
          <w:ins w:id="651" w:author="Шило Николай [2]" w:date="2024-12-04T17:00:00Z"/>
        </w:trPr>
        <w:tc>
          <w:tcPr>
            <w:tcW w:w="2660" w:type="dxa"/>
          </w:tcPr>
          <w:p w14:paraId="62F56BB4" w14:textId="77777777" w:rsidR="00D477CE" w:rsidRDefault="00D477CE" w:rsidP="00171765">
            <w:pPr>
              <w:rPr>
                <w:ins w:id="652" w:author="Шило Николай [2]" w:date="2024-12-04T17:00:00Z"/>
                <w:lang w:val="en-US"/>
              </w:rPr>
            </w:pPr>
          </w:p>
        </w:tc>
        <w:tc>
          <w:tcPr>
            <w:tcW w:w="5103" w:type="dxa"/>
          </w:tcPr>
          <w:p w14:paraId="7C31C4BC" w14:textId="77777777" w:rsidR="00D477CE" w:rsidRDefault="00D477CE" w:rsidP="00171765">
            <w:pPr>
              <w:rPr>
                <w:ins w:id="653" w:author="Шило Николай [2]" w:date="2024-12-04T17:00:00Z"/>
              </w:rPr>
            </w:pPr>
          </w:p>
        </w:tc>
        <w:tc>
          <w:tcPr>
            <w:tcW w:w="3118" w:type="dxa"/>
          </w:tcPr>
          <w:p w14:paraId="1C55532A" w14:textId="77777777" w:rsidR="00D477CE" w:rsidRDefault="00D477CE" w:rsidP="00171765">
            <w:pPr>
              <w:rPr>
                <w:ins w:id="654" w:author="Шило Николай [2]" w:date="2024-12-04T17:00:00Z"/>
                <w:rFonts w:cs="Arial"/>
              </w:rPr>
            </w:pPr>
          </w:p>
        </w:tc>
        <w:tc>
          <w:tcPr>
            <w:tcW w:w="3118" w:type="dxa"/>
          </w:tcPr>
          <w:p w14:paraId="10643745" w14:textId="77777777" w:rsidR="00D477CE" w:rsidRDefault="00D477CE" w:rsidP="00171765">
            <w:pPr>
              <w:rPr>
                <w:ins w:id="655" w:author="Шило Николай [2]" w:date="2024-12-04T17:00:00Z"/>
                <w:rFonts w:cs="Arial"/>
              </w:rPr>
            </w:pPr>
          </w:p>
        </w:tc>
      </w:tr>
      <w:tr w:rsidR="00D3414D" w:rsidRPr="008F4F86" w14:paraId="4DE4BCB6" w14:textId="7382D0D5" w:rsidTr="00D3414D">
        <w:tc>
          <w:tcPr>
            <w:tcW w:w="2660" w:type="dxa"/>
          </w:tcPr>
          <w:p w14:paraId="1EFA77B1" w14:textId="77777777" w:rsidR="00D3414D" w:rsidRPr="00EA41AF" w:rsidRDefault="00D3414D" w:rsidP="00171765">
            <w:r>
              <w:rPr>
                <w:lang w:val="en-US"/>
              </w:rPr>
              <w:t>t</w:t>
            </w:r>
            <w:proofErr w:type="spellStart"/>
            <w:r w:rsidRPr="00ED5962">
              <w:t>axationSystem</w:t>
            </w:r>
            <w:proofErr w:type="spellEnd"/>
          </w:p>
        </w:tc>
        <w:tc>
          <w:tcPr>
            <w:tcW w:w="5103" w:type="dxa"/>
          </w:tcPr>
          <w:p w14:paraId="09CE7E12" w14:textId="77777777" w:rsidR="00D3414D" w:rsidRDefault="00D3414D" w:rsidP="00171765">
            <w:bookmarkStart w:id="656" w:name="OLE_LINK412"/>
            <w:bookmarkStart w:id="657" w:name="OLE_LINK413"/>
            <w:r>
              <w:t>Применяемая система налогообложения, 1055:</w:t>
            </w:r>
          </w:p>
          <w:p w14:paraId="51C737ED" w14:textId="77777777" w:rsidR="00D3414D" w:rsidRDefault="00D3414D" w:rsidP="00171765">
            <w:pPr>
              <w:ind w:firstLine="317"/>
            </w:pPr>
            <w:r>
              <w:t>0. Общая</w:t>
            </w:r>
          </w:p>
          <w:p w14:paraId="62B9728F" w14:textId="77777777" w:rsidR="00D3414D" w:rsidRDefault="00D3414D" w:rsidP="00171765">
            <w:pPr>
              <w:ind w:firstLine="317"/>
            </w:pPr>
            <w:r>
              <w:t>1. Упрощенная доход</w:t>
            </w:r>
          </w:p>
          <w:p w14:paraId="7F6CD4A0" w14:textId="77777777" w:rsidR="00D3414D" w:rsidRDefault="00D3414D" w:rsidP="00171765">
            <w:pPr>
              <w:ind w:firstLine="317"/>
            </w:pPr>
            <w:r>
              <w:t>2. Упрощенная доход минус расход</w:t>
            </w:r>
          </w:p>
          <w:p w14:paraId="0D2607EC" w14:textId="77777777" w:rsidR="00D3414D" w:rsidRDefault="00D3414D" w:rsidP="00171765">
            <w:pPr>
              <w:ind w:firstLine="317"/>
            </w:pPr>
            <w:r>
              <w:t>3. Единый налог на вмененный доход</w:t>
            </w:r>
          </w:p>
          <w:p w14:paraId="070A9DB6" w14:textId="77777777" w:rsidR="00D3414D" w:rsidRDefault="00D3414D" w:rsidP="00171765">
            <w:pPr>
              <w:ind w:firstLine="317"/>
            </w:pPr>
            <w:r>
              <w:t>4. Единый сельскохозяйственный налог</w:t>
            </w:r>
          </w:p>
          <w:p w14:paraId="3D5112B4" w14:textId="77777777" w:rsidR="00D3414D" w:rsidRDefault="00D3414D" w:rsidP="00171765">
            <w:r>
              <w:t>5. Патентная система налогообложения</w:t>
            </w:r>
            <w:bookmarkEnd w:id="656"/>
            <w:bookmarkEnd w:id="657"/>
          </w:p>
        </w:tc>
        <w:tc>
          <w:tcPr>
            <w:tcW w:w="3118" w:type="dxa"/>
          </w:tcPr>
          <w:p w14:paraId="6A475715" w14:textId="1F16218E" w:rsidR="00D3414D" w:rsidRDefault="00D3414D" w:rsidP="00D3414D">
            <w:pPr>
              <w:rPr>
                <w:rFonts w:cs="Arial"/>
              </w:rPr>
            </w:pPr>
            <w:r>
              <w:rPr>
                <w:rFonts w:cs="Arial"/>
              </w:rPr>
              <w:t xml:space="preserve">Число. </w:t>
            </w:r>
          </w:p>
        </w:tc>
        <w:tc>
          <w:tcPr>
            <w:tcW w:w="3118" w:type="dxa"/>
          </w:tcPr>
          <w:p w14:paraId="7C92701D" w14:textId="3F448B6A" w:rsidR="00D3414D" w:rsidRDefault="00D3414D" w:rsidP="00171765">
            <w:pPr>
              <w:rPr>
                <w:rFonts w:cs="Arial"/>
              </w:rPr>
            </w:pPr>
            <w:r>
              <w:rPr>
                <w:rFonts w:cs="Arial"/>
              </w:rPr>
              <w:t>Параметр обязательный.</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 xml:space="preserve">Номер автомата, </w:t>
            </w:r>
            <w:r w:rsidRPr="00C427A1">
              <w:t>1036</w:t>
            </w:r>
          </w:p>
        </w:tc>
        <w:tc>
          <w:tcPr>
            <w:tcW w:w="3118" w:type="dxa"/>
          </w:tcPr>
          <w:p w14:paraId="48752C9C" w14:textId="77777777" w:rsidR="00D3414D" w:rsidRDefault="00D3414D"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А</w:t>
            </w:r>
            <w:r w:rsidRPr="00C427A1">
              <w:t>дрес расчетов</w:t>
            </w:r>
            <w:r>
              <w:t>, 1009</w:t>
            </w:r>
          </w:p>
        </w:tc>
        <w:tc>
          <w:tcPr>
            <w:tcW w:w="3118" w:type="dxa"/>
          </w:tcPr>
          <w:p w14:paraId="3C57931C" w14:textId="77777777" w:rsidR="00D3414D" w:rsidRPr="001B2CA7"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Место расчетов, 1187</w:t>
            </w:r>
          </w:p>
        </w:tc>
        <w:tc>
          <w:tcPr>
            <w:tcW w:w="3118" w:type="dxa"/>
          </w:tcPr>
          <w:p w14:paraId="6E4CF8AF" w14:textId="77777777" w:rsidR="00D3414D"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58" w:name="_Toc507539864"/>
      <w:bookmarkStart w:id="659" w:name="_Toc27489470"/>
      <w:bookmarkStart w:id="660" w:name="_Toc63432916"/>
      <w:bookmarkStart w:id="661" w:name="_Toc80026495"/>
      <w:r>
        <w:t>2.3.</w:t>
      </w:r>
      <w:r w:rsidRPr="005560E2">
        <w:t>2</w:t>
      </w:r>
      <w:r>
        <w:t xml:space="preserve"> Тело ответа с ошибками обработки запроса</w:t>
      </w:r>
      <w:bookmarkEnd w:id="658"/>
      <w:bookmarkEnd w:id="659"/>
      <w:bookmarkEnd w:id="660"/>
      <w:bookmarkEnd w:id="661"/>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62" w:name="_Toc507539865"/>
      <w:bookmarkStart w:id="663" w:name="_Toc27489471"/>
      <w:bookmarkStart w:id="664" w:name="_Toc63432917"/>
      <w:bookmarkStart w:id="665" w:name="_Toc80026496"/>
      <w:r>
        <w:lastRenderedPageBreak/>
        <w:t>2.4 Состояние чека</w:t>
      </w:r>
      <w:r w:rsidRPr="005E0AA8">
        <w:t xml:space="preserve"> </w:t>
      </w:r>
      <w:r>
        <w:t>коррекции</w:t>
      </w:r>
      <w:bookmarkEnd w:id="662"/>
      <w:bookmarkEnd w:id="663"/>
      <w:bookmarkEnd w:id="664"/>
      <w:bookmarkEnd w:id="665"/>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66" w:name="OLE_LINK111"/>
      <w:bookmarkStart w:id="667" w:name="OLE_LINK112"/>
      <w:bookmarkStart w:id="668" w:name="OLE_LINK113"/>
      <w:bookmarkStart w:id="669" w:name="OLE_LINK106"/>
      <w:bookmarkStart w:id="670" w:name="OLE_LINK107"/>
      <w:r w:rsidRPr="00E02F83">
        <w:t>40</w:t>
      </w:r>
      <w:r>
        <w:t xml:space="preserve">0 </w:t>
      </w:r>
      <w:r>
        <w:rPr>
          <w:lang w:val="en-US"/>
        </w:rPr>
        <w:t>Bad</w:t>
      </w:r>
      <w:r w:rsidRPr="00C42DB2">
        <w:t xml:space="preserve"> </w:t>
      </w:r>
      <w:r>
        <w:rPr>
          <w:lang w:val="en-US"/>
        </w:rPr>
        <w:t>Request</w:t>
      </w:r>
      <w:bookmarkEnd w:id="666"/>
      <w:bookmarkEnd w:id="667"/>
      <w:bookmarkEnd w:id="668"/>
      <w:r w:rsidRPr="00425254">
        <w:t xml:space="preserve"> </w:t>
      </w:r>
      <w:bookmarkEnd w:id="669"/>
      <w:bookmarkEnd w:id="670"/>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71" w:name="_Toc507539866"/>
      <w:bookmarkStart w:id="672" w:name="_Toc27489472"/>
      <w:bookmarkStart w:id="673" w:name="_Toc63432918"/>
      <w:bookmarkStart w:id="674" w:name="_Toc80026497"/>
      <w:r>
        <w:rPr>
          <w:lang w:val="en-US"/>
        </w:rPr>
        <w:t>2.</w:t>
      </w:r>
      <w:r>
        <w:t>4</w:t>
      </w:r>
      <w:r>
        <w:rPr>
          <w:lang w:val="en-US"/>
        </w:rPr>
        <w:t xml:space="preserve">.1 </w:t>
      </w:r>
      <w:r>
        <w:t>Тело ответа</w:t>
      </w:r>
      <w:bookmarkEnd w:id="671"/>
      <w:bookmarkEnd w:id="672"/>
      <w:bookmarkEnd w:id="673"/>
      <w:bookmarkEnd w:id="674"/>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75" w:name="OLE_LINK116"/>
            <w:bookmarkStart w:id="676" w:name="OLE_LINK117"/>
            <w:bookmarkStart w:id="677"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75"/>
            <w:bookmarkEnd w:id="676"/>
            <w:bookmarkEnd w:id="677"/>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78"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78"/>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79" w:name="_Toc27489473"/>
      <w:bookmarkStart w:id="680" w:name="_Toc63432919"/>
      <w:bookmarkStart w:id="681"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79"/>
      <w:bookmarkEnd w:id="680"/>
      <w:bookmarkEnd w:id="681"/>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82" w:name="OLE_LINK468"/>
      <w:r>
        <w:rPr>
          <w:rFonts w:cs="Arial"/>
          <w:b/>
          <w:lang w:val="en-US"/>
        </w:rPr>
        <w:t>devices/status/{inn}/{</w:t>
      </w:r>
      <w:proofErr w:type="spellStart"/>
      <w:r>
        <w:rPr>
          <w:rFonts w:cs="Arial"/>
          <w:b/>
          <w:lang w:val="en-US"/>
        </w:rPr>
        <w:t>group_name</w:t>
      </w:r>
      <w:proofErr w:type="spellEnd"/>
      <w:r>
        <w:rPr>
          <w:rFonts w:cs="Arial"/>
          <w:b/>
          <w:lang w:val="en-US"/>
        </w:rPr>
        <w:t>}</w:t>
      </w:r>
      <w:bookmarkEnd w:id="682"/>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83" w:name="_Toc27489474"/>
      <w:bookmarkStart w:id="684" w:name="_Toc63432920"/>
      <w:bookmarkStart w:id="685" w:name="_Toc80026499"/>
      <w:r>
        <w:rPr>
          <w:lang w:val="en-US"/>
        </w:rPr>
        <w:t>2.</w:t>
      </w:r>
      <w:r>
        <w:t>5</w:t>
      </w:r>
      <w:r>
        <w:rPr>
          <w:lang w:val="en-US"/>
        </w:rPr>
        <w:t xml:space="preserve">.1 </w:t>
      </w:r>
      <w:r>
        <w:t>Тело ответа</w:t>
      </w:r>
      <w:bookmarkEnd w:id="683"/>
      <w:bookmarkEnd w:id="684"/>
      <w:bookmarkEnd w:id="685"/>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86" w:name="_Toc27489475"/>
      <w:bookmarkStart w:id="687" w:name="_Toc80026500"/>
      <w:r w:rsidRPr="00233398">
        <w:t>2.</w:t>
      </w:r>
      <w:r>
        <w:t>5</w:t>
      </w:r>
      <w:r w:rsidRPr="00233398">
        <w:t>.1</w:t>
      </w:r>
      <w:r>
        <w:t>.1</w:t>
      </w:r>
      <w:r w:rsidRPr="00233398">
        <w:t xml:space="preserve"> </w:t>
      </w:r>
      <w:r>
        <w:t>Структура объекта информация об устройстве</w:t>
      </w:r>
      <w:bookmarkEnd w:id="686"/>
      <w:bookmarkEnd w:id="687"/>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88" w:name="OLE_LINK441"/>
            <w:proofErr w:type="spellStart"/>
            <w:r>
              <w:rPr>
                <w:rFonts w:cs="Arial"/>
                <w:lang w:val="en-US"/>
              </w:rPr>
              <w:t>unsentD</w:t>
            </w:r>
            <w:r w:rsidRPr="009E5A50">
              <w:rPr>
                <w:rFonts w:cs="Arial"/>
              </w:rPr>
              <w:t>ocument</w:t>
            </w:r>
            <w:r>
              <w:rPr>
                <w:rFonts w:cs="Arial"/>
                <w:lang w:val="en-US"/>
              </w:rPr>
              <w:t>sCount</w:t>
            </w:r>
            <w:bookmarkEnd w:id="688"/>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89" w:name="OLE_LINK442"/>
            <w:proofErr w:type="spellStart"/>
            <w:r>
              <w:rPr>
                <w:rFonts w:cs="Arial"/>
                <w:lang w:val="en-US"/>
              </w:rPr>
              <w:t>firstUnsentDocumentDate</w:t>
            </w:r>
            <w:bookmarkEnd w:id="689"/>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90" w:name="OLE_LINK466"/>
            <w:proofErr w:type="spellStart"/>
            <w:r>
              <w:rPr>
                <w:rFonts w:cs="Arial"/>
                <w:lang w:val="en-US"/>
              </w:rPr>
              <w:lastRenderedPageBreak/>
              <w:t>fsDocumentsCount</w:t>
            </w:r>
            <w:bookmarkEnd w:id="690"/>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91" w:name="OLE_LINK467"/>
            <w:proofErr w:type="spellStart"/>
            <w:r>
              <w:rPr>
                <w:rFonts w:cs="Arial"/>
                <w:lang w:val="en-US"/>
              </w:rPr>
              <w:t>fsExpirationDate</w:t>
            </w:r>
            <w:bookmarkEnd w:id="691"/>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92" w:name="_Toc27489476"/>
      <w:bookmarkStart w:id="693" w:name="_Toc63432921"/>
      <w:bookmarkStart w:id="694" w:name="_Toc80026501"/>
      <w:r>
        <w:t>2.5.</w:t>
      </w:r>
      <w:r w:rsidRPr="005560E2">
        <w:t>2</w:t>
      </w:r>
      <w:r>
        <w:t xml:space="preserve"> Тело ответа с ошибками обработки запроса</w:t>
      </w:r>
      <w:bookmarkEnd w:id="692"/>
      <w:bookmarkEnd w:id="693"/>
      <w:bookmarkEnd w:id="694"/>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2C6CEC9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69BDB82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A7AC6">
        <w:rPr>
          <w:rFonts w:ascii="Courier New" w:eastAsia="Times New Roman" w:hAnsi="Courier New" w:cs="Courier New"/>
          <w:color w:val="DFDFBF"/>
          <w:sz w:val="20"/>
          <w:szCs w:val="20"/>
          <w:lang w:val="en-US"/>
        </w:rPr>
        <w:t>}</w:t>
      </w:r>
    </w:p>
    <w:p w14:paraId="2E4F3CDD" w14:textId="5B4E30E4" w:rsidR="00171765" w:rsidRPr="00EA7AC6" w:rsidRDefault="00171765" w:rsidP="00171765">
      <w:pPr>
        <w:rPr>
          <w:rFonts w:ascii="Consolas" w:hAnsi="Consolas" w:cs="Consolas"/>
          <w:color w:val="000000"/>
          <w:sz w:val="19"/>
          <w:szCs w:val="19"/>
          <w:lang w:val="en-US"/>
        </w:rPr>
      </w:pPr>
      <w:r w:rsidRPr="00EA7AC6">
        <w:rPr>
          <w:rFonts w:ascii="Consolas" w:hAnsi="Consolas" w:cs="Consolas"/>
          <w:color w:val="000000"/>
          <w:sz w:val="19"/>
          <w:szCs w:val="19"/>
          <w:lang w:val="en-US"/>
        </w:rPr>
        <w:t xml:space="preserve"> </w:t>
      </w:r>
      <w:r w:rsidRPr="00EA7AC6">
        <w:rPr>
          <w:rFonts w:ascii="Consolas" w:hAnsi="Consolas" w:cs="Consolas"/>
          <w:color w:val="000000"/>
          <w:sz w:val="19"/>
          <w:szCs w:val="19"/>
          <w:lang w:val="en-US"/>
        </w:rPr>
        <w:br w:type="page"/>
      </w:r>
    </w:p>
    <w:p w14:paraId="033EDE29" w14:textId="77777777" w:rsidR="00EE49C2" w:rsidRPr="00EA7AC6" w:rsidRDefault="00EE49C2" w:rsidP="00EE49C2">
      <w:pPr>
        <w:pStyle w:val="2"/>
        <w:rPr>
          <w:lang w:val="en-US"/>
        </w:rPr>
      </w:pPr>
      <w:bookmarkStart w:id="695" w:name="_Toc39619191"/>
      <w:bookmarkStart w:id="696" w:name="_Toc80026502"/>
      <w:r w:rsidRPr="00EA7AC6">
        <w:rPr>
          <w:lang w:val="en-US"/>
        </w:rPr>
        <w:lastRenderedPageBreak/>
        <w:t xml:space="preserve">2.6 </w:t>
      </w:r>
      <w:r>
        <w:t>Проверка</w:t>
      </w:r>
      <w:r w:rsidRPr="00EA7AC6">
        <w:rPr>
          <w:lang w:val="en-US"/>
        </w:rPr>
        <w:t xml:space="preserve"> </w:t>
      </w:r>
      <w:r>
        <w:t>параметров</w:t>
      </w:r>
      <w:r w:rsidRPr="00EA7AC6">
        <w:rPr>
          <w:lang w:val="en-US"/>
        </w:rPr>
        <w:t xml:space="preserve"> </w:t>
      </w:r>
      <w:r>
        <w:t>доступа</w:t>
      </w:r>
      <w:bookmarkEnd w:id="695"/>
      <w:bookmarkEnd w:id="696"/>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97" w:name="_Toc39619192"/>
      <w:bookmarkStart w:id="698" w:name="_Toc80026503"/>
      <w:r>
        <w:t>2.6.1 Тело запроса</w:t>
      </w:r>
      <w:bookmarkEnd w:id="697"/>
      <w:bookmarkEnd w:id="698"/>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99" w:name="_Toc39619193"/>
      <w:bookmarkStart w:id="700" w:name="_Toc80026504"/>
      <w:r>
        <w:t>2.6.</w:t>
      </w:r>
      <w:r w:rsidRPr="005560E2">
        <w:t>2</w:t>
      </w:r>
      <w:r>
        <w:t xml:space="preserve"> Тело ответа с ошибками обработки запроса</w:t>
      </w:r>
      <w:bookmarkEnd w:id="699"/>
      <w:bookmarkEnd w:id="700"/>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701"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701"/>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bookmarkStart w:id="702" w:name="OLE_LINK593"/>
      <w:r w:rsidR="00F5370D">
        <w:rPr>
          <w:rFonts w:cs="Arial"/>
          <w:b/>
          <w:lang w:val="en-US"/>
        </w:rPr>
        <w:t>correction</w:t>
      </w:r>
      <w:r w:rsidR="00F5370D" w:rsidRPr="00CE43A2">
        <w:rPr>
          <w:rFonts w:cs="Arial"/>
          <w:b/>
          <w:lang w:val="en-US"/>
        </w:rPr>
        <w:t>12</w:t>
      </w:r>
      <w:bookmarkEnd w:id="702"/>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703" w:name="_Toc80026506"/>
      <w:r>
        <w:t>2.7.1 Тело запроса</w:t>
      </w:r>
      <w:bookmarkEnd w:id="703"/>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7B2DC5" w:rsidRPr="008F4F86" w14:paraId="30652210" w14:textId="77777777" w:rsidTr="00D3414D">
        <w:tc>
          <w:tcPr>
            <w:tcW w:w="2196" w:type="dxa"/>
          </w:tcPr>
          <w:p w14:paraId="2EAF8260" w14:textId="77777777" w:rsidR="007B2DC5" w:rsidRDefault="007B2DC5" w:rsidP="007B2DC5">
            <w:pPr>
              <w:rPr>
                <w:rFonts w:cs="Arial"/>
                <w:lang w:val="en-US"/>
              </w:rPr>
            </w:pPr>
            <w:proofErr w:type="spellStart"/>
            <w:r w:rsidRPr="00F12065">
              <w:rPr>
                <w:rFonts w:cs="Arial"/>
                <w:lang w:val="en-US"/>
              </w:rPr>
              <w:t>callbackApiKey</w:t>
            </w:r>
            <w:proofErr w:type="spellEnd"/>
          </w:p>
          <w:p w14:paraId="2812819B" w14:textId="77777777" w:rsidR="007B2DC5" w:rsidRDefault="007B2DC5" w:rsidP="007B2DC5">
            <w:pPr>
              <w:rPr>
                <w:rFonts w:cs="Arial"/>
                <w:lang w:val="en-US"/>
              </w:rPr>
            </w:pPr>
          </w:p>
        </w:tc>
        <w:tc>
          <w:tcPr>
            <w:tcW w:w="5496" w:type="dxa"/>
          </w:tcPr>
          <w:p w14:paraId="6902D3D9" w14:textId="1E295659"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591" w:type="dxa"/>
          </w:tcPr>
          <w:p w14:paraId="2C86230B" w14:textId="32E25406"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591" w:type="dxa"/>
          </w:tcPr>
          <w:p w14:paraId="30FB3676" w14:textId="2FBE2CCB" w:rsidR="007B2DC5" w:rsidRDefault="007B2DC5" w:rsidP="007B2DC5">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lastRenderedPageBreak/>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lastRenderedPageBreak/>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704" w:name="_Toc80026507"/>
      <w:r>
        <w:rPr>
          <w:rFonts w:cs="Arial"/>
        </w:rPr>
        <w:t>2.</w:t>
      </w:r>
      <w:r w:rsidR="006E0B19">
        <w:rPr>
          <w:rFonts w:cs="Arial"/>
        </w:rPr>
        <w:t>7</w:t>
      </w:r>
      <w:r>
        <w:rPr>
          <w:rFonts w:cs="Arial"/>
        </w:rPr>
        <w:t>.1.1</w:t>
      </w:r>
      <w:r>
        <w:t xml:space="preserve"> Содержимое документа</w:t>
      </w:r>
      <w:bookmarkEnd w:id="704"/>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1302D8FA" w:rsidR="00A2661E" w:rsidRDefault="00542312"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336F8C9D" w:rsidR="00A2661E" w:rsidRDefault="00A2661E" w:rsidP="00DD04DD">
            <w:pPr>
              <w:rPr>
                <w:rFonts w:cs="Arial"/>
              </w:rPr>
            </w:pPr>
            <w:r>
              <w:rPr>
                <w:rFonts w:cs="Arial"/>
              </w:rPr>
              <w:t>обязательный параметр</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lastRenderedPageBreak/>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69EB92BB" w:rsidR="00A2661E" w:rsidRPr="00013EAB" w:rsidRDefault="00542312" w:rsidP="00A2661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lastRenderedPageBreak/>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A2661E" w:rsidRPr="008F4F86" w14:paraId="0CB43927" w14:textId="7D07AEE1" w:rsidTr="00A2661E">
        <w:tc>
          <w:tcPr>
            <w:tcW w:w="3967" w:type="dxa"/>
          </w:tcPr>
          <w:p w14:paraId="504E2194" w14:textId="77777777" w:rsidR="00A2661E" w:rsidRDefault="00A2661E" w:rsidP="00DD04DD">
            <w:pPr>
              <w:rPr>
                <w:lang w:val="en-US"/>
              </w:rPr>
            </w:pPr>
            <w:proofErr w:type="spellStart"/>
            <w:r>
              <w:rPr>
                <w:lang w:val="en-US"/>
              </w:rPr>
              <w:t>c</w:t>
            </w:r>
            <w:r w:rsidRPr="00627F02">
              <w:rPr>
                <w:lang w:val="en-US"/>
              </w:rPr>
              <w:t>ustomerInfo</w:t>
            </w:r>
            <w:proofErr w:type="spellEnd"/>
          </w:p>
        </w:tc>
        <w:tc>
          <w:tcPr>
            <w:tcW w:w="2974" w:type="dxa"/>
          </w:tcPr>
          <w:p w14:paraId="606AFF82" w14:textId="77777777" w:rsidR="00A2661E" w:rsidRDefault="00A2661E" w:rsidP="00DD04DD">
            <w:r w:rsidRPr="00627F02">
              <w:t>Сведения о покупателе (клиенте), 1256</w:t>
            </w:r>
          </w:p>
        </w:tc>
        <w:tc>
          <w:tcPr>
            <w:tcW w:w="3260" w:type="dxa"/>
          </w:tcPr>
          <w:p w14:paraId="03D908C7" w14:textId="2C5F62FF" w:rsidR="00A2661E" w:rsidRDefault="00A2661E" w:rsidP="00A2661E">
            <w:pPr>
              <w:rPr>
                <w:rFonts w:cs="Arial"/>
              </w:rPr>
            </w:pPr>
            <w:r>
              <w:rPr>
                <w:rFonts w:cs="Arial"/>
              </w:rPr>
              <w:t xml:space="preserve">Структура п.2.1.1.8, </w:t>
            </w:r>
          </w:p>
        </w:tc>
        <w:tc>
          <w:tcPr>
            <w:tcW w:w="3260" w:type="dxa"/>
          </w:tcPr>
          <w:p w14:paraId="2ACCF6B5" w14:textId="5B782F47" w:rsidR="00A2661E" w:rsidRDefault="00A2661E" w:rsidP="00DD04DD">
            <w:pPr>
              <w:rPr>
                <w:rFonts w:cs="Arial"/>
              </w:rPr>
            </w:pPr>
            <w:r>
              <w:rPr>
                <w:rFonts w:cs="Arial"/>
              </w:rPr>
              <w:t>необязательное поле</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A2661E" w:rsidRPr="00627F02" w:rsidRDefault="00A2661E" w:rsidP="005F2697">
            <w:r w:rsidRPr="00627F02">
              <w:t>Операционный реквизит чека, 1270</w:t>
            </w:r>
          </w:p>
        </w:tc>
        <w:tc>
          <w:tcPr>
            <w:tcW w:w="3260" w:type="dxa"/>
          </w:tcPr>
          <w:p w14:paraId="0BF63C43" w14:textId="62659F29" w:rsidR="00A2661E" w:rsidRDefault="00A2661E" w:rsidP="00A2661E">
            <w:pPr>
              <w:rPr>
                <w:rFonts w:cs="Arial"/>
              </w:rPr>
            </w:pPr>
            <w:r>
              <w:rPr>
                <w:rFonts w:cs="Arial"/>
              </w:rPr>
              <w:t xml:space="preserve">Структура п.2.1.1.9, </w:t>
            </w:r>
          </w:p>
        </w:tc>
        <w:tc>
          <w:tcPr>
            <w:tcW w:w="3260" w:type="dxa"/>
          </w:tcPr>
          <w:p w14:paraId="5E63B14D" w14:textId="2CBAA04B" w:rsidR="00A2661E" w:rsidRDefault="00A2661E" w:rsidP="005F2697">
            <w:pPr>
              <w:rPr>
                <w:rFonts w:cs="Arial"/>
              </w:rPr>
            </w:pPr>
            <w:r>
              <w:rPr>
                <w:rFonts w:cs="Arial"/>
              </w:rPr>
              <w:t>необязательное поле</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A2661E" w:rsidRDefault="00A2661E" w:rsidP="005F2697">
            <w:r w:rsidRPr="00627F02">
              <w:t>Отраслевой реквизит чека, 1261</w:t>
            </w:r>
          </w:p>
        </w:tc>
        <w:tc>
          <w:tcPr>
            <w:tcW w:w="3260" w:type="dxa"/>
          </w:tcPr>
          <w:p w14:paraId="6BEFE591" w14:textId="6F97CF85" w:rsidR="00A2661E" w:rsidRDefault="00A2661E" w:rsidP="00A2661E">
            <w:pPr>
              <w:rPr>
                <w:rFonts w:cs="Arial"/>
              </w:rPr>
            </w:pPr>
            <w:r>
              <w:rPr>
                <w:rFonts w:cs="Arial"/>
              </w:rPr>
              <w:t xml:space="preserve">Структура п.2.1.1.10, </w:t>
            </w:r>
          </w:p>
        </w:tc>
        <w:tc>
          <w:tcPr>
            <w:tcW w:w="3260" w:type="dxa"/>
          </w:tcPr>
          <w:p w14:paraId="5B80F59F" w14:textId="0EA42D7F" w:rsidR="00A2661E" w:rsidRDefault="00A2661E" w:rsidP="005F2697">
            <w:pPr>
              <w:rPr>
                <w:rFonts w:cs="Arial"/>
              </w:rPr>
            </w:pPr>
            <w:r>
              <w:rPr>
                <w:rFonts w:cs="Arial"/>
              </w:rPr>
              <w:t>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158319D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EA7AC6">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EA7AC6">
        <w:rPr>
          <w:rFonts w:ascii="Consolas" w:eastAsia="Times New Roman" w:hAnsi="Consolas" w:cs="Courier New"/>
          <w:color w:val="D69D85"/>
          <w:sz w:val="20"/>
          <w:szCs w:val="20"/>
          <w:lang w:eastAsia="ru-RU"/>
        </w:rPr>
        <w:t>"</w:t>
      </w:r>
      <w:r w:rsidRPr="00EA7AC6">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705" w:name="_Toc80026508"/>
      <w:r>
        <w:t>2.7.</w:t>
      </w:r>
      <w:r w:rsidRPr="005560E2">
        <w:t>2</w:t>
      </w:r>
      <w:r>
        <w:t xml:space="preserve"> Тело ответа с ошибками обработки запроса</w:t>
      </w:r>
      <w:bookmarkEnd w:id="705"/>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706"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706"/>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proofErr w:type="spellStart"/>
      <w:r>
        <w:rPr>
          <w:lang w:val="en-US"/>
        </w:rPr>
        <w:t>api</w:t>
      </w:r>
      <w:proofErr w:type="spellEnd"/>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707" w:name="_Toc80026510"/>
      <w:r w:rsidRPr="00E91894">
        <w:t>2.</w:t>
      </w:r>
      <w:r w:rsidR="00370700">
        <w:t>8</w:t>
      </w:r>
      <w:r w:rsidRPr="00E91894">
        <w:t xml:space="preserve">.1 </w:t>
      </w:r>
      <w:r>
        <w:t>Тело ответа</w:t>
      </w:r>
      <w:bookmarkEnd w:id="707"/>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lastRenderedPageBreak/>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77949D8B"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1B6CC2A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36743C8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244332A1"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EA7AC6"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7D99B2A9" w14:textId="77777777" w:rsidR="004F2C8C" w:rsidRPr="00EA7AC6" w:rsidRDefault="004F2C8C" w:rsidP="004F2C8C">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11C5FC56" w14:textId="774354CE" w:rsidR="00F5370D" w:rsidRPr="00EA7AC6" w:rsidRDefault="00F5370D" w:rsidP="00044DF6">
      <w:r w:rsidRPr="00EA7AC6">
        <w:br w:type="page"/>
      </w:r>
    </w:p>
    <w:p w14:paraId="7E3F436C" w14:textId="43AB9A59" w:rsidR="00D31347" w:rsidRPr="00D31347" w:rsidRDefault="00D31347" w:rsidP="00D31347">
      <w:pPr>
        <w:pStyle w:val="2"/>
      </w:pPr>
      <w:bookmarkStart w:id="708" w:name="_Toc80026511"/>
      <w:r w:rsidRPr="00391032">
        <w:lastRenderedPageBreak/>
        <w:t>2.</w:t>
      </w:r>
      <w:r>
        <w:t>9 Проверка кода маркировки</w:t>
      </w:r>
      <w:bookmarkEnd w:id="708"/>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proofErr w:type="spellStart"/>
      <w:r w:rsidRPr="004D311A">
        <w:rPr>
          <w:rFonts w:cs="Arial"/>
          <w:b/>
          <w:lang w:val="en-US"/>
        </w:rPr>
        <w:t>api</w:t>
      </w:r>
      <w:proofErr w:type="spellEnd"/>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19E66BB2" w:rsidR="00D31347" w:rsidRDefault="00D31347" w:rsidP="00D31347">
      <w:pPr>
        <w:pStyle w:val="3"/>
        <w:rPr>
          <w:rFonts w:ascii="Verdana" w:hAnsi="Verdana" w:cs="Arial"/>
        </w:rPr>
      </w:pPr>
      <w:bookmarkStart w:id="709" w:name="_Toc80026512"/>
      <w:r>
        <w:t>2.</w:t>
      </w:r>
      <w:r w:rsidR="007B2DC5">
        <w:t>9</w:t>
      </w:r>
      <w:r>
        <w:t>.1 Тело запроса</w:t>
      </w:r>
      <w:bookmarkEnd w:id="709"/>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7B2DC5" w:rsidRPr="008F4F86" w14:paraId="75F2BEB8" w14:textId="77777777" w:rsidTr="00A2661E">
        <w:tc>
          <w:tcPr>
            <w:tcW w:w="1813" w:type="dxa"/>
          </w:tcPr>
          <w:p w14:paraId="269D2FD2" w14:textId="77777777" w:rsidR="007B2DC5" w:rsidRDefault="007B2DC5" w:rsidP="007B2DC5">
            <w:pPr>
              <w:rPr>
                <w:rFonts w:cs="Arial"/>
                <w:lang w:val="en-US"/>
              </w:rPr>
            </w:pPr>
            <w:proofErr w:type="spellStart"/>
            <w:r w:rsidRPr="00F12065">
              <w:rPr>
                <w:rFonts w:cs="Arial"/>
                <w:lang w:val="en-US"/>
              </w:rPr>
              <w:t>callbackApiKey</w:t>
            </w:r>
            <w:proofErr w:type="spellEnd"/>
          </w:p>
          <w:p w14:paraId="660DE6A7" w14:textId="77777777" w:rsidR="007B2DC5" w:rsidRDefault="007B2DC5" w:rsidP="007B2DC5">
            <w:pPr>
              <w:rPr>
                <w:rFonts w:cs="Arial"/>
                <w:lang w:val="en-US"/>
              </w:rPr>
            </w:pPr>
          </w:p>
        </w:tc>
        <w:tc>
          <w:tcPr>
            <w:tcW w:w="5808" w:type="dxa"/>
          </w:tcPr>
          <w:p w14:paraId="3E567E3E" w14:textId="77405D8F"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662" w:type="dxa"/>
          </w:tcPr>
          <w:p w14:paraId="1735E7BE" w14:textId="7B5221B8"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662" w:type="dxa"/>
          </w:tcPr>
          <w:p w14:paraId="0A0827FD" w14:textId="18E489E8" w:rsidR="007B2DC5" w:rsidRDefault="007B2DC5" w:rsidP="007B2DC5">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710" w:name="_Toc80026513"/>
      <w:r>
        <w:rPr>
          <w:rFonts w:cs="Arial"/>
        </w:rPr>
        <w:t>2.</w:t>
      </w:r>
      <w:r w:rsidR="003F552A">
        <w:rPr>
          <w:rFonts w:cs="Arial"/>
          <w:lang w:val="en-US"/>
        </w:rPr>
        <w:t>9</w:t>
      </w:r>
      <w:r>
        <w:rPr>
          <w:rFonts w:cs="Arial"/>
        </w:rPr>
        <w:t>.1.1</w:t>
      </w:r>
      <w:r>
        <w:t xml:space="preserve"> Содержимое документа</w:t>
      </w:r>
      <w:bookmarkEnd w:id="710"/>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lastRenderedPageBreak/>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EA7AC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A7AC6">
        <w:rPr>
          <w:rFonts w:ascii="Consolas" w:eastAsia="Times New Roman" w:hAnsi="Consolas" w:cs="Courier New"/>
          <w:color w:val="B4B4B4"/>
          <w:sz w:val="20"/>
          <w:szCs w:val="20"/>
          <w:lang w:val="en-US" w:eastAsia="ru-RU"/>
        </w:rPr>
        <w:t>}</w:t>
      </w:r>
    </w:p>
    <w:p w14:paraId="6B25834F" w14:textId="77777777" w:rsidR="00B93ABB" w:rsidRPr="00EA7AC6"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711"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711"/>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712" w:name="_Toc80026515"/>
      <w:r w:rsidRPr="00092446">
        <w:lastRenderedPageBreak/>
        <w:t>2.</w:t>
      </w:r>
      <w:r w:rsidR="00092446">
        <w:t>10</w:t>
      </w:r>
      <w:r w:rsidRPr="00092446">
        <w:t xml:space="preserve"> </w:t>
      </w:r>
      <w:bookmarkStart w:id="713" w:name="OLE_LINK529"/>
      <w:bookmarkStart w:id="714" w:name="OLE_LINK530"/>
      <w:r>
        <w:t>Состояние</w:t>
      </w:r>
      <w:r w:rsidRPr="00092446">
        <w:t xml:space="preserve"> </w:t>
      </w:r>
      <w:r w:rsidR="00092446">
        <w:t>проверки кода маркировки</w:t>
      </w:r>
      <w:bookmarkEnd w:id="712"/>
      <w:bookmarkEnd w:id="713"/>
      <w:bookmarkEnd w:id="714"/>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proofErr w:type="spellStart"/>
      <w:r>
        <w:rPr>
          <w:lang w:val="en-US"/>
        </w:rPr>
        <w:t>api</w:t>
      </w:r>
      <w:proofErr w:type="spellEnd"/>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715" w:name="_Toc80026516"/>
      <w:r>
        <w:rPr>
          <w:lang w:val="en-US"/>
        </w:rPr>
        <w:t>2.</w:t>
      </w:r>
      <w:r w:rsidR="00C47018">
        <w:t>10</w:t>
      </w:r>
      <w:r>
        <w:rPr>
          <w:lang w:val="en-US"/>
        </w:rPr>
        <w:t xml:space="preserve">.1 </w:t>
      </w:r>
      <w:r>
        <w:t>Тело ответа</w:t>
      </w:r>
      <w:bookmarkEnd w:id="715"/>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716" w:name="OLE_LINK82"/>
            <w:r>
              <w:rPr>
                <w:rFonts w:cs="Arial"/>
              </w:rPr>
              <w:t>Идентификатор документа</w:t>
            </w:r>
            <w:bookmarkEnd w:id="716"/>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717" w:name="OLE_LINK83"/>
            <w:proofErr w:type="gramStart"/>
            <w:r>
              <w:rPr>
                <w:rFonts w:cs="Arial"/>
              </w:rPr>
              <w:t>Заводской номер устройства</w:t>
            </w:r>
            <w:proofErr w:type="gramEnd"/>
            <w:r>
              <w:rPr>
                <w:rFonts w:cs="Arial"/>
              </w:rPr>
              <w:t xml:space="preserve"> </w:t>
            </w:r>
            <w:r w:rsidR="006E57AD">
              <w:rPr>
                <w:rFonts w:cs="Arial"/>
              </w:rPr>
              <w:t>обработавшего запрос</w:t>
            </w:r>
            <w:bookmarkEnd w:id="717"/>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718" w:name="OLE_LINK273"/>
            <w:bookmarkStart w:id="719" w:name="OLE_LINK382"/>
            <w:proofErr w:type="gramStart"/>
            <w:r>
              <w:rPr>
                <w:rFonts w:cs="Arial"/>
              </w:rPr>
              <w:t>Регистрационный номер устройства</w:t>
            </w:r>
            <w:proofErr w:type="gramEnd"/>
            <w:r>
              <w:rPr>
                <w:rFonts w:cs="Arial"/>
              </w:rPr>
              <w:t xml:space="preserve"> </w:t>
            </w:r>
            <w:r w:rsidR="006E57AD">
              <w:rPr>
                <w:rFonts w:cs="Arial"/>
              </w:rPr>
              <w:t>обработавшего запрос</w:t>
            </w:r>
            <w:bookmarkEnd w:id="718"/>
            <w:bookmarkEnd w:id="719"/>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720" w:name="OLE_LINK383"/>
            <w:bookmarkStart w:id="721" w:name="OLE_LINK386"/>
            <w:r>
              <w:rPr>
                <w:rFonts w:cs="Arial"/>
              </w:rPr>
              <w:t>Номер фискального накопителя</w:t>
            </w:r>
            <w:bookmarkEnd w:id="720"/>
            <w:bookmarkEnd w:id="721"/>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722" w:name="OLE_LINK475"/>
            <w:bookmarkStart w:id="723" w:name="OLE_LINK476"/>
            <w:r>
              <w:rPr>
                <w:rFonts w:cs="Arial"/>
              </w:rPr>
              <w:t>Содержимое документа</w:t>
            </w:r>
            <w:bookmarkEnd w:id="722"/>
            <w:bookmarkEnd w:id="723"/>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24" w:name="OLE_LINK80"/>
            <w:bookmarkStart w:id="725" w:name="OLE_LINK81"/>
            <w:proofErr w:type="spellStart"/>
            <w:r>
              <w:rPr>
                <w:rFonts w:cs="Arial"/>
                <w:lang w:val="en-US"/>
              </w:rPr>
              <w:t>checkResult</w:t>
            </w:r>
            <w:bookmarkEnd w:id="724"/>
            <w:bookmarkEnd w:id="725"/>
            <w:proofErr w:type="spellEnd"/>
          </w:p>
        </w:tc>
        <w:tc>
          <w:tcPr>
            <w:tcW w:w="4839" w:type="dxa"/>
          </w:tcPr>
          <w:p w14:paraId="475445DC" w14:textId="7D23ADBF" w:rsidR="001A4E77" w:rsidRPr="006B5B06" w:rsidRDefault="001A4E77" w:rsidP="001A4E77">
            <w:pPr>
              <w:rPr>
                <w:rFonts w:cs="Arial"/>
              </w:rPr>
            </w:pPr>
            <w:bookmarkStart w:id="726" w:name="OLE_LINK470"/>
            <w:bookmarkStart w:id="727" w:name="OLE_LINK471"/>
            <w:r>
              <w:rPr>
                <w:rFonts w:cs="Arial"/>
              </w:rPr>
              <w:t>Р</w:t>
            </w:r>
            <w:r w:rsidRPr="006B5B06">
              <w:rPr>
                <w:rFonts w:cs="Arial"/>
              </w:rPr>
              <w:t>езультат проверки</w:t>
            </w:r>
            <w:bookmarkEnd w:id="726"/>
            <w:bookmarkEnd w:id="727"/>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28"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28"/>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29"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29"/>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proofErr w:type="spellStart"/>
      <w:r>
        <w:rPr>
          <w:lang w:val="en-US"/>
        </w:rPr>
        <w:t>api</w:t>
      </w:r>
      <w:proofErr w:type="spellEnd"/>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30" w:name="_Toc80026518"/>
      <w:r>
        <w:rPr>
          <w:lang w:val="en-US"/>
        </w:rPr>
        <w:t>2.</w:t>
      </w:r>
      <w:r w:rsidR="00E91BDF">
        <w:rPr>
          <w:lang w:val="en-US"/>
        </w:rPr>
        <w:t>11</w:t>
      </w:r>
      <w:r>
        <w:rPr>
          <w:lang w:val="en-US"/>
        </w:rPr>
        <w:t xml:space="preserve">.1 </w:t>
      </w:r>
      <w:r>
        <w:t>Тело ответа</w:t>
      </w:r>
      <w:bookmarkEnd w:id="730"/>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31" w:name="_Toc507539867"/>
      <w:bookmarkStart w:id="732" w:name="_Toc27489477"/>
      <w:bookmarkStart w:id="733" w:name="_Toc63432922"/>
      <w:bookmarkStart w:id="734" w:name="_Toc80026519"/>
      <w:r w:rsidRPr="001D7CFC">
        <w:rPr>
          <w:lang w:val="en-US"/>
        </w:rPr>
        <w:lastRenderedPageBreak/>
        <w:t xml:space="preserve">3. </w:t>
      </w:r>
      <w:r>
        <w:rPr>
          <w:lang w:val="en-US"/>
        </w:rPr>
        <w:t>Swagger</w:t>
      </w:r>
      <w:bookmarkEnd w:id="731"/>
      <w:bookmarkEnd w:id="732"/>
      <w:bookmarkEnd w:id="733"/>
      <w:bookmarkEnd w:id="734"/>
    </w:p>
    <w:p w14:paraId="696DBB74" w14:textId="77777777" w:rsidR="00171765" w:rsidRPr="001D7CFC" w:rsidRDefault="00171765" w:rsidP="00171765">
      <w:pPr>
        <w:rPr>
          <w:lang w:val="en-US"/>
        </w:rPr>
      </w:pPr>
      <w:r>
        <w:t>Описание</w:t>
      </w:r>
      <w:r w:rsidRPr="001D7CFC">
        <w:rPr>
          <w:lang w:val="en-US"/>
        </w:rPr>
        <w:t xml:space="preserve"> </w:t>
      </w:r>
      <w:proofErr w:type="spellStart"/>
      <w:r>
        <w:rPr>
          <w:lang w:val="en-US"/>
        </w:rPr>
        <w:t>api</w:t>
      </w:r>
      <w:proofErr w:type="spellEnd"/>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proofErr w:type="gramStart"/>
      <w:r w:rsidRPr="00CA4802">
        <w:rPr>
          <w:lang w:val="en-US"/>
        </w:rPr>
        <w:t>Specification</w:t>
      </w:r>
      <w:r w:rsidRPr="001D7CFC">
        <w:rPr>
          <w:lang w:val="en-US"/>
        </w:rPr>
        <w:t>(</w:t>
      </w:r>
      <w:proofErr w:type="gramEnd"/>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35" w:name="_Toc11683684"/>
      <w:bookmarkStart w:id="736" w:name="_Toc27489478"/>
      <w:bookmarkStart w:id="737" w:name="_Toc63432923"/>
      <w:bookmarkStart w:id="738" w:name="_Toc80026520"/>
      <w:r w:rsidRPr="00EE2260">
        <w:t xml:space="preserve">4. </w:t>
      </w:r>
      <w:r>
        <w:t>Ссылки на чек.</w:t>
      </w:r>
      <w:bookmarkEnd w:id="735"/>
      <w:bookmarkEnd w:id="736"/>
      <w:bookmarkEnd w:id="737"/>
      <w:bookmarkEnd w:id="738"/>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29"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39" w:name="_Toc27489479"/>
      <w:bookmarkStart w:id="740" w:name="_Toc63432924"/>
      <w:bookmarkStart w:id="741" w:name="_Toc80026521"/>
      <w:r w:rsidRPr="004D311A">
        <w:lastRenderedPageBreak/>
        <w:t>Изменения в документе</w:t>
      </w:r>
      <w:bookmarkEnd w:id="739"/>
      <w:bookmarkEnd w:id="740"/>
      <w:bookmarkEnd w:id="741"/>
    </w:p>
    <w:p w14:paraId="51F97425" w14:textId="77777777" w:rsidR="00171765" w:rsidRPr="003E723C" w:rsidRDefault="00171765" w:rsidP="00171765">
      <w:pPr>
        <w:rPr>
          <w:rFonts w:cs="Arial"/>
        </w:rPr>
      </w:pPr>
      <w:bookmarkStart w:id="742" w:name="OLE_LINK275"/>
      <w:bookmarkStart w:id="743"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44"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44"/>
    </w:p>
    <w:p w14:paraId="08C85A96" w14:textId="77777777" w:rsidR="00171765" w:rsidRPr="00FE6F31" w:rsidRDefault="00171765" w:rsidP="00171765">
      <w:pPr>
        <w:keepNext/>
        <w:rPr>
          <w:rStyle w:val="af7"/>
        </w:rPr>
      </w:pPr>
      <w:bookmarkStart w:id="745" w:name="OLE_LINK70"/>
      <w:bookmarkStart w:id="746"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47" w:name="OLE_LINK65"/>
      <w:bookmarkStart w:id="748"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49" w:name="OLE_LINK28"/>
      <w:bookmarkStart w:id="750"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51" w:name="OLE_LINK36"/>
      <w:bookmarkEnd w:id="747"/>
      <w:bookmarkEnd w:id="748"/>
      <w:bookmarkEnd w:id="749"/>
      <w:bookmarkEnd w:id="750"/>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52"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53"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54" w:name="OLE_LINK35"/>
      <w:bookmarkStart w:id="755"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54"/>
    <w:bookmarkEnd w:id="755"/>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56"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57" w:name="OLE_LINK114"/>
      <w:bookmarkStart w:id="758" w:name="OLE_LINK115"/>
    </w:p>
    <w:bookmarkEnd w:id="742"/>
    <w:bookmarkEnd w:id="743"/>
    <w:bookmarkEnd w:id="745"/>
    <w:bookmarkEnd w:id="746"/>
    <w:bookmarkEnd w:id="751"/>
    <w:bookmarkEnd w:id="752"/>
    <w:bookmarkEnd w:id="753"/>
    <w:bookmarkEnd w:id="756"/>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57"/>
      <w:bookmarkEnd w:id="758"/>
    </w:p>
    <w:p w14:paraId="078C8231" w14:textId="77777777" w:rsidR="00171765" w:rsidRPr="00FE6F31" w:rsidRDefault="00171765" w:rsidP="00171765">
      <w:pPr>
        <w:keepNext/>
        <w:rPr>
          <w:rStyle w:val="af7"/>
        </w:rPr>
      </w:pPr>
      <w:bookmarkStart w:id="759"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60" w:name="OLE_LINK176"/>
      <w:bookmarkStart w:id="761" w:name="OLE_LINK177"/>
      <w:bookmarkEnd w:id="759"/>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62" w:name="OLE_LINK183"/>
      <w:bookmarkStart w:id="763" w:name="OLE_LINK184"/>
      <w:bookmarkEnd w:id="760"/>
      <w:bookmarkEnd w:id="76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64" w:name="OLE_LINK178"/>
      <w:bookmarkStart w:id="765" w:name="OLE_LINK179"/>
      <w:bookmarkStart w:id="766" w:name="OLE_LINK201"/>
      <w:bookmarkStart w:id="767"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64"/>
      <w:bookmarkEnd w:id="765"/>
      <w:r>
        <w:t>.</w:t>
      </w:r>
    </w:p>
    <w:p w14:paraId="5D9DEA5A" w14:textId="77777777" w:rsidR="00171765" w:rsidRPr="00FE6F31" w:rsidRDefault="00171765" w:rsidP="00171765">
      <w:pPr>
        <w:keepNext/>
        <w:rPr>
          <w:rStyle w:val="af7"/>
        </w:rPr>
      </w:pPr>
      <w:bookmarkStart w:id="768" w:name="OLE_LINK200"/>
      <w:bookmarkEnd w:id="762"/>
      <w:bookmarkEnd w:id="763"/>
      <w:bookmarkEnd w:id="766"/>
      <w:bookmarkEnd w:id="767"/>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68"/>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69" w:name="OLE_LINK203"/>
      <w:bookmarkStart w:id="770" w:name="OLE_LINK204"/>
      <w:bookmarkStart w:id="771" w:name="OLE_LINK205"/>
      <w:r>
        <w:t>Добавлено уточнение по ограничению на максимальное количество предмета расчета</w:t>
      </w:r>
      <w:bookmarkEnd w:id="769"/>
      <w:bookmarkEnd w:id="770"/>
      <w:bookmarkEnd w:id="771"/>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72" w:name="OLE_LINK225"/>
      <w:bookmarkStart w:id="773" w:name="OLE_LINK226"/>
    </w:p>
    <w:p w14:paraId="773EB1E7" w14:textId="77777777" w:rsidR="00171765" w:rsidRPr="00FE6F31" w:rsidRDefault="00171765" w:rsidP="00171765">
      <w:pPr>
        <w:keepNext/>
        <w:rPr>
          <w:rStyle w:val="af7"/>
        </w:rPr>
      </w:pPr>
      <w:bookmarkStart w:id="774" w:name="OLE_LINK252"/>
      <w:bookmarkStart w:id="775"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74"/>
    <w:bookmarkEnd w:id="775"/>
    <w:p w14:paraId="58815AC6" w14:textId="77777777" w:rsidR="00171765" w:rsidRPr="006A1582" w:rsidRDefault="00171765" w:rsidP="00B952D9">
      <w:r>
        <w:t>Уточнения относительно максимальной длины некоторых параметров.</w:t>
      </w:r>
      <w:bookmarkEnd w:id="772"/>
      <w:bookmarkEnd w:id="773"/>
      <w:r w:rsidRPr="00B20708">
        <w:t xml:space="preserve"> </w:t>
      </w:r>
    </w:p>
    <w:p w14:paraId="75844481" w14:textId="77777777" w:rsidR="00171765" w:rsidRPr="00FE6F31" w:rsidRDefault="00171765" w:rsidP="00171765">
      <w:pPr>
        <w:keepNext/>
        <w:rPr>
          <w:rStyle w:val="af7"/>
        </w:rPr>
      </w:pPr>
      <w:bookmarkStart w:id="776"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76"/>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77" w:name="OLE_LINK429"/>
      <w:bookmarkStart w:id="778"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77"/>
      <w:bookmarkEnd w:id="778"/>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79" w:name="OLE_LINK431"/>
      <w:bookmarkStart w:id="780" w:name="OLE_LINK432"/>
      <w:bookmarkStart w:id="781" w:name="OLE_LINK433"/>
      <w:r>
        <w:t>Добавлена передача тэгов чека из нового приказа ФНС</w:t>
      </w:r>
      <w:bookmarkEnd w:id="779"/>
      <w:bookmarkEnd w:id="780"/>
      <w:bookmarkEnd w:id="781"/>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9"/>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72FED30B" w14:textId="77777777" w:rsidR="00542312" w:rsidRDefault="0094131D" w:rsidP="00136331">
      <w:pPr>
        <w:rPr>
          <w:rFonts w:cstheme="minorHAnsi"/>
          <w:sz w:val="24"/>
          <w:szCs w:val="24"/>
        </w:rPr>
      </w:pPr>
      <w:r w:rsidRPr="0094131D">
        <w:rPr>
          <w:rFonts w:cstheme="minorHAnsi"/>
          <w:sz w:val="24"/>
          <w:szCs w:val="24"/>
        </w:rPr>
        <w:t>Корректировка документа</w:t>
      </w:r>
    </w:p>
    <w:p w14:paraId="0CE6251A" w14:textId="75059A56" w:rsidR="007B2DC5" w:rsidRPr="00542312" w:rsidRDefault="007B2DC5" w:rsidP="00136331">
      <w:pPr>
        <w:rPr>
          <w:rFonts w:cstheme="minorHAnsi"/>
          <w:sz w:val="24"/>
          <w:szCs w:val="24"/>
        </w:rPr>
      </w:pPr>
      <w:r>
        <w:rPr>
          <w:rFonts w:cstheme="minorHAnsi"/>
          <w:b/>
          <w:bCs/>
          <w:sz w:val="24"/>
          <w:szCs w:val="24"/>
        </w:rPr>
        <w:lastRenderedPageBreak/>
        <w:br/>
      </w:r>
      <w:r w:rsidRPr="007B2DC5">
        <w:rPr>
          <w:rFonts w:cstheme="minorHAnsi"/>
          <w:b/>
          <w:bCs/>
          <w:sz w:val="24"/>
          <w:szCs w:val="24"/>
        </w:rPr>
        <w:t>Версия 2.28.3 от 25.03.2023</w:t>
      </w:r>
    </w:p>
    <w:p w14:paraId="27946B80" w14:textId="0D84090F" w:rsidR="002C3602" w:rsidRDefault="007B2DC5" w:rsidP="00136331">
      <w:pPr>
        <w:rPr>
          <w:rFonts w:cstheme="minorHAnsi"/>
          <w:sz w:val="24"/>
          <w:szCs w:val="24"/>
        </w:rPr>
      </w:pPr>
      <w:r w:rsidRPr="007B2DC5">
        <w:rPr>
          <w:rFonts w:cstheme="minorHAnsi"/>
          <w:sz w:val="24"/>
          <w:szCs w:val="24"/>
        </w:rPr>
        <w:t xml:space="preserve">В тело запроса на создание документа добавлен параметр </w:t>
      </w:r>
      <w:proofErr w:type="spellStart"/>
      <w:r w:rsidRPr="007B2DC5">
        <w:rPr>
          <w:rFonts w:cstheme="minorHAnsi"/>
          <w:sz w:val="24"/>
          <w:szCs w:val="24"/>
        </w:rPr>
        <w:t>callbackApiKey</w:t>
      </w:r>
      <w:proofErr w:type="spellEnd"/>
      <w:r w:rsidRPr="007B2DC5">
        <w:rPr>
          <w:rFonts w:cstheme="minorHAnsi"/>
          <w:sz w:val="24"/>
          <w:szCs w:val="24"/>
        </w:rPr>
        <w:t>.</w:t>
      </w:r>
    </w:p>
    <w:p w14:paraId="3EF756F8" w14:textId="77777777" w:rsidR="002C3602" w:rsidRDefault="002C3602" w:rsidP="002C3602">
      <w:pPr>
        <w:rPr>
          <w:sz w:val="24"/>
        </w:rPr>
      </w:pPr>
      <w:r>
        <w:rPr>
          <w:b/>
          <w:sz w:val="24"/>
        </w:rPr>
        <w:t>Версия 2.29.0 от 20.07.202</w:t>
      </w:r>
      <w:r w:rsidRPr="006B6383">
        <w:rPr>
          <w:b/>
          <w:bCs/>
          <w:sz w:val="24"/>
        </w:rPr>
        <w:t>3</w:t>
      </w:r>
    </w:p>
    <w:p w14:paraId="31D0302D" w14:textId="77777777" w:rsidR="002C3602" w:rsidRDefault="002C3602" w:rsidP="002C3602">
      <w:pPr>
        <w:rPr>
          <w:sz w:val="24"/>
        </w:rPr>
      </w:pPr>
      <w:r>
        <w:t>Обновлен IP производственной среды. Новый IP 81.27.253.4</w:t>
      </w:r>
      <w:r>
        <w:br/>
        <w:t>Старый IP 62.76.112.48</w:t>
      </w:r>
    </w:p>
    <w:p w14:paraId="730A5DC1" w14:textId="229E51AF" w:rsidR="00542312" w:rsidRDefault="00542312" w:rsidP="00542312">
      <w:pPr>
        <w:rPr>
          <w:sz w:val="24"/>
        </w:rPr>
      </w:pPr>
      <w:r>
        <w:rPr>
          <w:b/>
          <w:sz w:val="24"/>
        </w:rPr>
        <w:t>Версия 2.29.1 от 15.11.202</w:t>
      </w:r>
      <w:r w:rsidRPr="006B6383">
        <w:rPr>
          <w:b/>
          <w:bCs/>
          <w:sz w:val="24"/>
        </w:rPr>
        <w:t>3</w:t>
      </w:r>
    </w:p>
    <w:p w14:paraId="6FBBAA60" w14:textId="2A1F7C93" w:rsidR="00542312" w:rsidRDefault="00542312" w:rsidP="00542312">
      <w:pPr>
        <w:rPr>
          <w:sz w:val="24"/>
        </w:rPr>
      </w:pPr>
      <w:r>
        <w:t xml:space="preserve">Обновлены данные в полях </w:t>
      </w:r>
      <w:proofErr w:type="spellStart"/>
      <w:r w:rsidRPr="00542312">
        <w:rPr>
          <w:b/>
          <w:bCs/>
        </w:rPr>
        <w:t>senderEmail</w:t>
      </w:r>
      <w:proofErr w:type="spellEnd"/>
      <w:r>
        <w:rPr>
          <w:b/>
          <w:bCs/>
        </w:rPr>
        <w:t xml:space="preserve"> – </w:t>
      </w:r>
      <w:r w:rsidRPr="00542312">
        <w:t>тег 1117</w:t>
      </w:r>
      <w:r>
        <w:t xml:space="preserve">, </w:t>
      </w:r>
      <w:proofErr w:type="spellStart"/>
      <w:r w:rsidRPr="00542312">
        <w:rPr>
          <w:b/>
          <w:bCs/>
        </w:rPr>
        <w:t>customerContact</w:t>
      </w:r>
      <w:proofErr w:type="spellEnd"/>
      <w:r>
        <w:t xml:space="preserve"> – тег </w:t>
      </w:r>
      <w:r w:rsidRPr="00542312">
        <w:t>1008</w:t>
      </w:r>
      <w:r>
        <w:br/>
        <w:t>Добавлена возможность отправки значения «</w:t>
      </w:r>
      <w:r w:rsidRPr="00542312">
        <w:rPr>
          <w:b/>
          <w:bCs/>
          <w:lang w:val="en-US"/>
        </w:rPr>
        <w:t>none</w:t>
      </w:r>
      <w:r>
        <w:t>»</w:t>
      </w:r>
    </w:p>
    <w:p w14:paraId="6577C617" w14:textId="77777777" w:rsidR="002C3602" w:rsidRPr="0094131D" w:rsidRDefault="002C3602"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1"/>
      <w:footerReference w:type="default" r:id="rId32"/>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0A231" w14:textId="77777777" w:rsidR="003336C0" w:rsidRDefault="003336C0" w:rsidP="00F96261">
      <w:pPr>
        <w:spacing w:after="0" w:line="240" w:lineRule="auto"/>
      </w:pPr>
      <w:r>
        <w:separator/>
      </w:r>
    </w:p>
  </w:endnote>
  <w:endnote w:type="continuationSeparator" w:id="0">
    <w:p w14:paraId="6E214E68" w14:textId="77777777" w:rsidR="003336C0" w:rsidRDefault="003336C0"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EndPr/>
    <w:sdtContent>
      <w:p w14:paraId="00533EFC" w14:textId="77777777" w:rsidR="00542312" w:rsidRDefault="00542312">
        <w:pPr>
          <w:pStyle w:val="a8"/>
          <w:jc w:val="right"/>
        </w:pPr>
        <w:r>
          <w:fldChar w:fldCharType="begin"/>
        </w:r>
        <w:r>
          <w:instrText>PAGE   \* MERGEFORMAT</w:instrText>
        </w:r>
        <w:r>
          <w:fldChar w:fldCharType="separate"/>
        </w:r>
        <w:r>
          <w:rPr>
            <w:noProof/>
          </w:rPr>
          <w:t>36</w:t>
        </w:r>
        <w:r>
          <w:fldChar w:fldCharType="end"/>
        </w:r>
      </w:p>
    </w:sdtContent>
  </w:sdt>
  <w:p w14:paraId="14A40A70" w14:textId="77777777" w:rsidR="00542312" w:rsidRDefault="0054231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96F42" w14:textId="77777777" w:rsidR="003336C0" w:rsidRDefault="003336C0" w:rsidP="00F96261">
      <w:pPr>
        <w:spacing w:after="0" w:line="240" w:lineRule="auto"/>
      </w:pPr>
      <w:r>
        <w:separator/>
      </w:r>
    </w:p>
  </w:footnote>
  <w:footnote w:type="continuationSeparator" w:id="0">
    <w:p w14:paraId="1127414F" w14:textId="77777777" w:rsidR="003336C0" w:rsidRDefault="003336C0"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EndPr/>
    <w:sdtContent>
      <w:p w14:paraId="47B3A306" w14:textId="77777777" w:rsidR="00542312" w:rsidRDefault="003336C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Шило Николай">
    <w15:presenceInfo w15:providerId="AD" w15:userId="S-1-5-21-1191554130-3424604699-1897673517-1655"/>
  </w15:person>
  <w15:person w15:author="Шило Николай [2]">
    <w15:presenceInfo w15:providerId="None" w15:userId="Шило Николай"/>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3ED2"/>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6BA1"/>
    <w:rsid w:val="002908DF"/>
    <w:rsid w:val="0029397D"/>
    <w:rsid w:val="002B3ED4"/>
    <w:rsid w:val="002B6C26"/>
    <w:rsid w:val="002C1884"/>
    <w:rsid w:val="002C3602"/>
    <w:rsid w:val="002D2376"/>
    <w:rsid w:val="002D56CA"/>
    <w:rsid w:val="00305558"/>
    <w:rsid w:val="003062C9"/>
    <w:rsid w:val="00307B02"/>
    <w:rsid w:val="00312BDE"/>
    <w:rsid w:val="00315ED9"/>
    <w:rsid w:val="00325CE0"/>
    <w:rsid w:val="003272D0"/>
    <w:rsid w:val="003336C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233A"/>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312"/>
    <w:rsid w:val="00542BFF"/>
    <w:rsid w:val="00546574"/>
    <w:rsid w:val="0055393B"/>
    <w:rsid w:val="005546B5"/>
    <w:rsid w:val="00563A43"/>
    <w:rsid w:val="00565C26"/>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1D9C"/>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6383"/>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921C4"/>
    <w:rsid w:val="007A3DF0"/>
    <w:rsid w:val="007A5821"/>
    <w:rsid w:val="007B2DC5"/>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46532"/>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82318"/>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477CE"/>
    <w:rsid w:val="00D62A99"/>
    <w:rsid w:val="00D63B22"/>
    <w:rsid w:val="00D66894"/>
    <w:rsid w:val="00D84FC9"/>
    <w:rsid w:val="00D86B13"/>
    <w:rsid w:val="00DA2AFB"/>
    <w:rsid w:val="00DA7EE5"/>
    <w:rsid w:val="00DB3727"/>
    <w:rsid w:val="00DB58AB"/>
    <w:rsid w:val="00DD04DD"/>
    <w:rsid w:val="00DE2903"/>
    <w:rsid w:val="00DE7DD0"/>
    <w:rsid w:val="00DF2D79"/>
    <w:rsid w:val="00E057B2"/>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4F0C"/>
    <w:rsid w:val="00E9730A"/>
    <w:rsid w:val="00EA5885"/>
    <w:rsid w:val="00EA5F00"/>
    <w:rsid w:val="00EA79C9"/>
    <w:rsid w:val="00EA7AC6"/>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600A4"/>
    <w:rsid w:val="00F71EA8"/>
    <w:rsid w:val="00F7757F"/>
    <w:rsid w:val="00F8603C"/>
    <w:rsid w:val="00F879F2"/>
    <w:rsid w:val="00F90331"/>
    <w:rsid w:val="00F96261"/>
    <w:rsid w:val="00F96F49"/>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github.com/orangedata-official/API/tree/master/files_for_test/client_ca.crt"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www.nalog.ru/html/sites/www.new.nalog.ru/doc/pril2_fns229_210317.docx"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lk.orangedata.ru" TargetMode="External"/><Relationship Id="rId29" Type="http://schemas.openxmlformats.org/officeDocument/2006/relationships/hyperlink" Target="https://cheques-lk.orangedata.ru/9715225506/766eecfb05054fbab35d8c3d9f7d9d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alog.ru/html/sites/www.new.nalog.ru/doc/pril2_fns229_210317.docx"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 TargetMode="External"/><Relationship Id="rId28" Type="http://schemas.openxmlformats.org/officeDocument/2006/relationships/hyperlink" Target="https://www.nalog.ru/rn77/service/mp/" TargetMode="Externa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github.com/orangedata-official/API/tree/master/files_for_test" TargetMode="External"/><Relationship Id="rId27" Type="http://schemas.openxmlformats.org/officeDocument/2006/relationships/hyperlink" Target="https://github.com/orangedata-official/API/tree/master/SignatureGenerator" TargetMode="External"/><Relationship Id="rId30" Type="http://schemas.openxmlformats.org/officeDocument/2006/relationships/image" Target="media/image4.gif"/><Relationship Id="rId35" Type="http://schemas.openxmlformats.org/officeDocument/2006/relationships/theme" Target="theme/theme1.xml"/><Relationship Id="rId8" Type="http://schemas.openxmlformats.org/officeDocument/2006/relationships/hyperlink" Target="http://www.orangedata.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34B30-EA64-453B-847D-EA9BA621D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7130</TotalTime>
  <Pages>98</Pages>
  <Words>18105</Words>
  <Characters>103202</Characters>
  <Application>Microsoft Office Word</Application>
  <DocSecurity>0</DocSecurity>
  <Lines>860</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Шило Николай</cp:lastModifiedBy>
  <cp:revision>4</cp:revision>
  <cp:lastPrinted>2023-10-10T13:27:00Z</cp:lastPrinted>
  <dcterms:created xsi:type="dcterms:W3CDTF">2023-11-15T15:56:00Z</dcterms:created>
  <dcterms:modified xsi:type="dcterms:W3CDTF">2024-12-04T14:00:00Z</dcterms:modified>
</cp:coreProperties>
</file>